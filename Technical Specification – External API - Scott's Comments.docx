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62CA4" w14:textId="77777777" w:rsidR="00B95A39" w:rsidRPr="00723564" w:rsidRDefault="00D26EA9" w:rsidP="007E21FD">
      <w:pPr>
        <w:jc w:val="center"/>
      </w:pPr>
      <w:r>
        <w:rPr>
          <w:noProof/>
        </w:rPr>
        <mc:AlternateContent>
          <mc:Choice Requires="wps">
            <w:drawing>
              <wp:anchor distT="0" distB="0" distL="114300" distR="114300" simplePos="0" relativeHeight="251658240" behindDoc="0" locked="0" layoutInCell="1" allowOverlap="1" wp14:anchorId="66BBB8DE" wp14:editId="4AB00A1E">
                <wp:simplePos x="0" y="0"/>
                <wp:positionH relativeFrom="column">
                  <wp:align>center</wp:align>
                </wp:positionH>
                <wp:positionV relativeFrom="paragraph">
                  <wp:posOffset>2540</wp:posOffset>
                </wp:positionV>
                <wp:extent cx="6400800" cy="0"/>
                <wp:effectExtent l="0" t="0" r="0" b="0"/>
                <wp:wrapNone/>
                <wp:docPr id="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285C7444">
              <v:line id="Line 136" style="position:absolute;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spid="_x0000_s1026" strokeweight="4.5pt" from="0,.2pt" to="7in,.2pt" w14:anchorId="7AEC06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"/>
            </w:pict>
          </mc:Fallback>
        </mc:AlternateContent>
      </w:r>
    </w:p>
    <w:p w14:paraId="097B6E97" w14:textId="77777777" w:rsidR="00B95A39" w:rsidRDefault="00B95A39" w:rsidP="00B95A39">
      <w:pPr>
        <w:jc w:val="center"/>
      </w:pPr>
    </w:p>
    <w:p w14:paraId="5F4E569E" w14:textId="77777777" w:rsidR="00B95A39" w:rsidRDefault="00B95A39" w:rsidP="00B95A39">
      <w:pPr>
        <w:jc w:val="center"/>
      </w:pPr>
    </w:p>
    <w:p w14:paraId="5B5DDB57" w14:textId="77777777" w:rsidR="00B95A39" w:rsidRDefault="00B95A39" w:rsidP="00B95A39">
      <w:pPr>
        <w:jc w:val="center"/>
      </w:pPr>
    </w:p>
    <w:p w14:paraId="3AB480AE" w14:textId="77777777" w:rsidR="00B95A39" w:rsidRDefault="00596AC5" w:rsidP="00B95A39">
      <w:pPr>
        <w:jc w:val="center"/>
      </w:pPr>
      <w:r>
        <w:rPr>
          <w:noProof/>
        </w:rPr>
        <w:drawing>
          <wp:inline distT="0" distB="0" distL="0" distR="0" wp14:anchorId="5E810932" wp14:editId="174ABD60">
            <wp:extent cx="1402099" cy="1311965"/>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tslogo.png"/>
                    <pic:cNvPicPr/>
                  </pic:nvPicPr>
                  <pic:blipFill>
                    <a:blip r:embed="rId10">
                      <a:extLst>
                        <a:ext uri="{28A0092B-C50C-407E-A947-70E740481C1C}">
                          <a14:useLocalDpi xmlns:a14="http://schemas.microsoft.com/office/drawing/2010/main" val="0"/>
                        </a:ext>
                      </a:extLst>
                    </a:blip>
                    <a:stretch>
                      <a:fillRect/>
                    </a:stretch>
                  </pic:blipFill>
                  <pic:spPr>
                    <a:xfrm>
                      <a:off x="0" y="0"/>
                      <a:ext cx="1415620" cy="1324617"/>
                    </a:xfrm>
                    <a:prstGeom prst="rect">
                      <a:avLst/>
                    </a:prstGeom>
                  </pic:spPr>
                </pic:pic>
              </a:graphicData>
            </a:graphic>
          </wp:inline>
        </w:drawing>
      </w:r>
    </w:p>
    <w:p w14:paraId="39B97884" w14:textId="77777777" w:rsidR="00B95A39" w:rsidRPr="007E21FD" w:rsidRDefault="00B95A39" w:rsidP="007E21FD">
      <w:pPr>
        <w:jc w:val="center"/>
      </w:pPr>
    </w:p>
    <w:sdt>
      <w:sdtPr>
        <w:alias w:val="Company"/>
        <w:tag w:val=""/>
        <w:id w:val="-2069023353"/>
        <w:placeholder>
          <w:docPart w:val="EE58303FEC90492EB3C8738E1FF52952"/>
        </w:placeholder>
        <w:dataBinding w:prefixMappings="xmlns:ns0='http://schemas.openxmlformats.org/officeDocument/2006/extended-properties' " w:xpath="/ns0:Properties[1]/ns0:Company[1]" w:storeItemID="{6668398D-A668-4E3E-A5EB-62B293D839F1}"/>
        <w:text/>
      </w:sdtPr>
      <w:sdtContent>
        <w:p w14:paraId="1B51299C" w14:textId="77777777" w:rsidR="00B95A39" w:rsidRPr="007E21FD" w:rsidRDefault="00596AC5" w:rsidP="00596AC5">
          <w:pPr>
            <w:pStyle w:val="Subtitle"/>
            <w:jc w:val="center"/>
          </w:pPr>
          <w:r>
            <w:t>Administrative Office of the Courts</w:t>
          </w:r>
        </w:p>
      </w:sdtContent>
    </w:sdt>
    <w:p w14:paraId="13B60E5B" w14:textId="77777777" w:rsidR="00B95A39" w:rsidRPr="007E21FD" w:rsidRDefault="00B95A39" w:rsidP="007E21FD">
      <w:pPr>
        <w:jc w:val="center"/>
      </w:pPr>
    </w:p>
    <w:p w14:paraId="4A5173E1" w14:textId="77777777" w:rsidR="00B95A39" w:rsidRPr="007E21FD" w:rsidRDefault="00B95A39" w:rsidP="007E21FD">
      <w:pPr>
        <w:jc w:val="center"/>
      </w:pPr>
    </w:p>
    <w:p w14:paraId="31D748C5" w14:textId="77777777" w:rsidR="00B95A39" w:rsidRPr="007E21FD" w:rsidRDefault="00B95A39" w:rsidP="007E21FD">
      <w:pPr>
        <w:jc w:val="center"/>
      </w:pPr>
    </w:p>
    <w:p w14:paraId="2B0F72BA" w14:textId="77777777" w:rsidR="00B95A39" w:rsidRPr="007E21FD" w:rsidRDefault="00B95A39" w:rsidP="007E21FD">
      <w:pPr>
        <w:jc w:val="center"/>
      </w:pPr>
    </w:p>
    <w:p w14:paraId="0AB11627" w14:textId="77777777" w:rsidR="00B95A39" w:rsidRPr="007E21FD" w:rsidRDefault="00B95A39" w:rsidP="007E21FD">
      <w:pPr>
        <w:jc w:val="center"/>
      </w:pPr>
    </w:p>
    <w:p w14:paraId="46AB7BB5" w14:textId="77777777" w:rsidR="00B95A39" w:rsidRPr="007E21FD" w:rsidRDefault="00B95A39" w:rsidP="007E21FD">
      <w:pPr>
        <w:jc w:val="center"/>
      </w:pPr>
    </w:p>
    <w:p w14:paraId="3BB5A8AB" w14:textId="77777777" w:rsidR="00B95A39" w:rsidRPr="00DD62B2" w:rsidRDefault="00B95A39" w:rsidP="00DD62B2">
      <w:pPr>
        <w:ind w:right="1170"/>
        <w:rPr>
          <w:b/>
          <w:iCs/>
          <w:sz w:val="32"/>
          <w:szCs w:val="32"/>
        </w:rPr>
      </w:pPr>
      <w:r w:rsidRPr="00DD62B2">
        <w:rPr>
          <w:b/>
          <w:iCs/>
          <w:sz w:val="32"/>
          <w:szCs w:val="32"/>
        </w:rPr>
        <w:t>Technical Specification</w:t>
      </w:r>
    </w:p>
    <w:sdt>
      <w:sdtPr>
        <w:rPr>
          <w:b/>
          <w:iCs/>
          <w:sz w:val="32"/>
          <w:szCs w:val="32"/>
        </w:rPr>
        <w:alias w:val="Subject"/>
        <w:tag w:val=""/>
        <w:id w:val="1059974215"/>
        <w:placeholder>
          <w:docPart w:val="8EBA427335694B74A86E599459A2458E"/>
        </w:placeholder>
        <w:dataBinding w:prefixMappings="xmlns:ns0='http://purl.org/dc/elements/1.1/' xmlns:ns1='http://schemas.openxmlformats.org/package/2006/metadata/core-properties' " w:xpath="/ns1:coreProperties[1]/ns0:subject[1]" w:storeItemID="{6C3C8BC8-F283-45AE-878A-BAB7291924A1}"/>
        <w:text/>
      </w:sdtPr>
      <w:sdtContent>
        <w:p w14:paraId="431480C3" w14:textId="30AD050F" w:rsidR="00B95A39" w:rsidRDefault="00AD1EAC" w:rsidP="00DD62B2">
          <w:pPr>
            <w:ind w:right="1170"/>
            <w:rPr>
              <w:sz w:val="24"/>
              <w:szCs w:val="24"/>
            </w:rPr>
          </w:pPr>
          <w:r>
            <w:rPr>
              <w:b/>
              <w:iCs/>
              <w:sz w:val="32"/>
              <w:szCs w:val="32"/>
            </w:rPr>
            <w:t>External API Administrator’s Portal</w:t>
          </w:r>
        </w:p>
      </w:sdtContent>
    </w:sdt>
    <w:p w14:paraId="049C8E1D" w14:textId="77777777" w:rsidR="00B95A39" w:rsidRDefault="00B95A39" w:rsidP="00B95A39">
      <w:pPr>
        <w:ind w:right="1170"/>
        <w:jc w:val="right"/>
        <w:rPr>
          <w:iCs/>
          <w:sz w:val="16"/>
          <w:szCs w:val="16"/>
        </w:rPr>
      </w:pPr>
      <w:r w:rsidRPr="00DD62B2">
        <w:rPr>
          <w:iCs/>
          <w:sz w:val="16"/>
          <w:szCs w:val="16"/>
        </w:rPr>
        <w:t xml:space="preserve">Created from SDLC </w:t>
      </w:r>
      <w:commentRangeStart w:id="0"/>
      <w:r w:rsidRPr="00DD62B2">
        <w:rPr>
          <w:iCs/>
          <w:sz w:val="16"/>
          <w:szCs w:val="16"/>
        </w:rPr>
        <w:t>Template</w:t>
      </w:r>
      <w:commentRangeEnd w:id="0"/>
      <w:r w:rsidR="00C72628">
        <w:rPr>
          <w:rStyle w:val="CommentReference"/>
          <w:rFonts w:ascii="Times New Roman" w:hAnsi="Times New Roman"/>
        </w:rPr>
        <w:commentReference w:id="0"/>
      </w:r>
      <w:r w:rsidRPr="00DD62B2">
        <w:rPr>
          <w:iCs/>
          <w:sz w:val="16"/>
          <w:szCs w:val="16"/>
        </w:rPr>
        <w:t>: Technical Specification</w:t>
      </w:r>
      <w:r w:rsidR="00DD62B2">
        <w:rPr>
          <w:iCs/>
          <w:sz w:val="16"/>
          <w:szCs w:val="16"/>
        </w:rPr>
        <w:t xml:space="preserve"> v</w:t>
      </w:r>
      <w:r w:rsidR="00881E59">
        <w:rPr>
          <w:iCs/>
          <w:sz w:val="16"/>
          <w:szCs w:val="16"/>
        </w:rPr>
        <w:t>2.0</w:t>
      </w:r>
    </w:p>
    <w:p w14:paraId="050496C7" w14:textId="77777777" w:rsidR="00DD62B2" w:rsidRPr="00DD62B2" w:rsidRDefault="00DD62B2" w:rsidP="00B95A39">
      <w:pPr>
        <w:ind w:right="1170"/>
        <w:jc w:val="right"/>
        <w:rPr>
          <w:iCs/>
          <w:sz w:val="16"/>
          <w:szCs w:val="16"/>
        </w:rPr>
      </w:pPr>
    </w:p>
    <w:p w14:paraId="1C18F22A" w14:textId="77777777" w:rsidR="00B95A39" w:rsidRDefault="00D26EA9" w:rsidP="007E21FD">
      <w:pPr>
        <w:rPr>
          <w:lang w:val="en-GB"/>
        </w:rPr>
      </w:pPr>
      <w:r>
        <w:rPr>
          <w:noProof/>
          <w:sz w:val="44"/>
          <w:szCs w:val="44"/>
        </w:rPr>
        <mc:AlternateContent>
          <mc:Choice Requires="wps">
            <w:drawing>
              <wp:anchor distT="0" distB="0" distL="114300" distR="114300" simplePos="0" relativeHeight="251658241" behindDoc="0" locked="0" layoutInCell="1" allowOverlap="1" wp14:anchorId="294FC92B" wp14:editId="74E5406C">
                <wp:simplePos x="0" y="0"/>
                <wp:positionH relativeFrom="column">
                  <wp:align>center</wp:align>
                </wp:positionH>
                <wp:positionV relativeFrom="paragraph">
                  <wp:posOffset>29210</wp:posOffset>
                </wp:positionV>
                <wp:extent cx="6400800" cy="0"/>
                <wp:effectExtent l="0" t="0" r="0" b="0"/>
                <wp:wrapNone/>
                <wp:docPr id="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19E174F5">
              <v:line id="Line 137" style="position:absolute;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spid="_x0000_s1026" strokeweight="4.5pt" from="0,2.3pt" to="7in,2.3pt" w14:anchorId="4C9F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"/>
            </w:pict>
          </mc:Fallback>
        </mc:AlternateContent>
      </w:r>
      <w:r w:rsidR="00B95A39" w:rsidRPr="00B82366">
        <w:rPr>
          <w:lang w:val="en-GB"/>
        </w:rPr>
        <w:t xml:space="preserve"> </w:t>
      </w:r>
    </w:p>
    <w:p w14:paraId="040EECA2" w14:textId="77777777" w:rsidR="00B95A39" w:rsidRPr="007E21FD" w:rsidRDefault="00B95A39" w:rsidP="007E21FD"/>
    <w:tbl>
      <w:tblPr>
        <w:tblpPr w:leftFromText="180" w:rightFromText="180" w:vertAnchor="text" w:horzAnchor="margin" w:tblpX="468" w:tblpY="148"/>
        <w:tblW w:w="9468" w:type="dxa"/>
        <w:tblLayout w:type="fixed"/>
        <w:tblLook w:val="0000" w:firstRow="0" w:lastRow="0" w:firstColumn="0" w:lastColumn="0" w:noHBand="0" w:noVBand="0"/>
      </w:tblPr>
      <w:tblGrid>
        <w:gridCol w:w="2358"/>
        <w:gridCol w:w="7110"/>
      </w:tblGrid>
      <w:tr w:rsidR="00DD62B2" w14:paraId="5EBEF1D0" w14:textId="77777777">
        <w:tc>
          <w:tcPr>
            <w:tcW w:w="2358" w:type="dxa"/>
          </w:tcPr>
          <w:p w14:paraId="4B98BF3E" w14:textId="77777777" w:rsidR="00DD62B2" w:rsidRDefault="00DD62B2" w:rsidP="00DD62B2">
            <w:pPr>
              <w:rPr>
                <w:b/>
                <w:i/>
              </w:rPr>
            </w:pPr>
            <w:r>
              <w:rPr>
                <w:b/>
                <w:i/>
              </w:rPr>
              <w:t>Filename:</w:t>
            </w:r>
          </w:p>
        </w:tc>
        <w:tc>
          <w:tcPr>
            <w:tcW w:w="7110" w:type="dxa"/>
          </w:tcPr>
          <w:p w14:paraId="3DED96CC" w14:textId="28A9688A" w:rsidR="00DD62B2" w:rsidRDefault="00C72628" w:rsidP="00DD62B2">
            <w:sdt>
              <w:sdtPr>
                <w:alias w:val="Title"/>
                <w:tag w:val=""/>
                <w:id w:val="119893545"/>
                <w:placeholder>
                  <w:docPart w:val="762844DF319C45B3BC7901CEDEFAA1A7"/>
                </w:placeholder>
                <w:dataBinding w:prefixMappings="xmlns:ns0='http://purl.org/dc/elements/1.1/' xmlns:ns1='http://schemas.openxmlformats.org/package/2006/metadata/core-properties' " w:xpath="/ns1:coreProperties[1]/ns0:title[1]" w:storeItemID="{6C3C8BC8-F283-45AE-878A-BAB7291924A1}"/>
                <w:text/>
              </w:sdtPr>
              <w:sdtContent>
                <w:r w:rsidR="00596AC5">
                  <w:t xml:space="preserve">Technical Specification – </w:t>
                </w:r>
                <w:r w:rsidR="00F97465">
                  <w:t>External API</w:t>
                </w:r>
              </w:sdtContent>
            </w:sdt>
            <w:r w:rsidR="00DD62B2">
              <w:t>.doc</w:t>
            </w:r>
            <w:r w:rsidR="00135006">
              <w:t>x</w:t>
            </w:r>
          </w:p>
        </w:tc>
      </w:tr>
      <w:tr w:rsidR="00DD62B2" w14:paraId="68438AA2" w14:textId="77777777">
        <w:tc>
          <w:tcPr>
            <w:tcW w:w="2358" w:type="dxa"/>
          </w:tcPr>
          <w:p w14:paraId="5E4FB35E" w14:textId="77777777" w:rsidR="00DD62B2" w:rsidRDefault="00DD62B2" w:rsidP="00DD62B2">
            <w:pPr>
              <w:rPr>
                <w:b/>
                <w:i/>
              </w:rPr>
            </w:pPr>
            <w:r>
              <w:rPr>
                <w:b/>
                <w:i/>
              </w:rPr>
              <w:t xml:space="preserve">Revision: </w:t>
            </w:r>
          </w:p>
        </w:tc>
        <w:tc>
          <w:tcPr>
            <w:tcW w:w="7110" w:type="dxa"/>
          </w:tcPr>
          <w:p w14:paraId="32A11230" w14:textId="5D9D9A62" w:rsidR="00DD62B2" w:rsidRDefault="004D6DAA" w:rsidP="00DD62B2">
            <w:r>
              <w:t>V 1.0.1</w:t>
            </w:r>
          </w:p>
        </w:tc>
      </w:tr>
      <w:tr w:rsidR="00DD62B2" w14:paraId="354F2133" w14:textId="77777777">
        <w:tc>
          <w:tcPr>
            <w:tcW w:w="2358" w:type="dxa"/>
          </w:tcPr>
          <w:p w14:paraId="022A68D5" w14:textId="77777777" w:rsidR="00DD62B2" w:rsidRDefault="00DD62B2" w:rsidP="00DD62B2">
            <w:pPr>
              <w:rPr>
                <w:b/>
                <w:i/>
              </w:rPr>
            </w:pPr>
            <w:r>
              <w:rPr>
                <w:b/>
                <w:i/>
              </w:rPr>
              <w:t>Last Save Date:</w:t>
            </w:r>
          </w:p>
        </w:tc>
        <w:tc>
          <w:tcPr>
            <w:tcW w:w="7110" w:type="dxa"/>
          </w:tcPr>
          <w:p w14:paraId="30047026" w14:textId="64851138" w:rsidR="00DD62B2" w:rsidRPr="00C264DA" w:rsidRDefault="00DD62B2" w:rsidP="00DD62B2">
            <w:r w:rsidRPr="00C264DA">
              <w:fldChar w:fldCharType="begin"/>
            </w:r>
            <w:r w:rsidRPr="00C264DA">
              <w:instrText xml:space="preserve"> TIME  \@ "dddd, MMMM dd, yyyy" </w:instrText>
            </w:r>
            <w:r w:rsidRPr="00C264DA">
              <w:fldChar w:fldCharType="separate"/>
            </w:r>
            <w:r w:rsidR="00C72628">
              <w:rPr>
                <w:noProof/>
              </w:rPr>
              <w:t>Thursday, June 20, 2024</w:t>
            </w:r>
            <w:r w:rsidRPr="00C264DA">
              <w:fldChar w:fldCharType="end"/>
            </w:r>
          </w:p>
        </w:tc>
      </w:tr>
      <w:tr w:rsidR="00DD62B2" w14:paraId="5E87B2AE" w14:textId="77777777">
        <w:tc>
          <w:tcPr>
            <w:tcW w:w="2358" w:type="dxa"/>
          </w:tcPr>
          <w:p w14:paraId="37B95F45" w14:textId="77777777" w:rsidR="00DD62B2" w:rsidRDefault="00DD62B2" w:rsidP="00DD62B2">
            <w:pPr>
              <w:rPr>
                <w:b/>
                <w:i/>
              </w:rPr>
            </w:pPr>
            <w:r>
              <w:rPr>
                <w:b/>
                <w:i/>
              </w:rPr>
              <w:t>Author(s):</w:t>
            </w:r>
          </w:p>
        </w:tc>
        <w:sdt>
          <w:sdtPr>
            <w:alias w:val="Author"/>
            <w:tag w:val=""/>
            <w:id w:val="-1904203033"/>
            <w:placeholder>
              <w:docPart w:val="FA0E4620AC494B96AB12CF7BF1ACB93A"/>
            </w:placeholder>
            <w:dataBinding w:prefixMappings="xmlns:ns0='http://purl.org/dc/elements/1.1/' xmlns:ns1='http://schemas.openxmlformats.org/package/2006/metadata/core-properties' " w:xpath="/ns1:coreProperties[1]/ns0:creator[1]" w:storeItemID="{6C3C8BC8-F283-45AE-878A-BAB7291924A1}"/>
            <w:text/>
          </w:sdtPr>
          <w:sdtContent>
            <w:tc>
              <w:tcPr>
                <w:tcW w:w="7110" w:type="dxa"/>
              </w:tcPr>
              <w:p w14:paraId="5D88A751" w14:textId="631E6D07" w:rsidR="00DD62B2" w:rsidRDefault="006551F4" w:rsidP="00DD62B2">
                <w:r>
                  <w:t>Gibson, Scott, Amiya Ranjan, Sahayarani Jesudass</w:t>
                </w:r>
              </w:p>
            </w:tc>
          </w:sdtContent>
        </w:sdt>
      </w:tr>
    </w:tbl>
    <w:p w14:paraId="16DE9867" w14:textId="77777777" w:rsidR="00B95A39" w:rsidRPr="007E21FD" w:rsidRDefault="00B95A39" w:rsidP="007E21FD"/>
    <w:p w14:paraId="74895D10" w14:textId="77777777" w:rsidR="00B95A39" w:rsidRPr="007E21FD" w:rsidRDefault="00B95A39" w:rsidP="007E21FD"/>
    <w:p w14:paraId="54C4311D" w14:textId="77777777" w:rsidR="00DD62B2" w:rsidRPr="004C74C8" w:rsidRDefault="00DD62B2" w:rsidP="004C74C8"/>
    <w:p w14:paraId="059CFA95" w14:textId="77777777" w:rsidR="00554FE4" w:rsidRDefault="00554FE4">
      <w:pPr>
        <w:rPr>
          <w:u w:val="single"/>
        </w:rPr>
        <w:sectPr w:rsidR="00554FE4" w:rsidSect="00E07670">
          <w:pgSz w:w="12240" w:h="15840" w:code="1"/>
          <w:pgMar w:top="1440" w:right="1077" w:bottom="1440" w:left="1077" w:header="720" w:footer="720" w:gutter="0"/>
          <w:paperSrc w:first="15" w:other="15"/>
          <w:pgNumType w:start="1"/>
          <w:cols w:space="720"/>
        </w:sectPr>
      </w:pPr>
    </w:p>
    <w:p w14:paraId="7245DFD2" w14:textId="77777777" w:rsidR="005A5535" w:rsidRPr="00C759FD" w:rsidRDefault="005A5535" w:rsidP="00C759FD">
      <w:pPr>
        <w:pStyle w:val="Header"/>
        <w:jc w:val="center"/>
        <w:rPr>
          <w:rFonts w:ascii="Arial" w:hAnsi="Arial"/>
          <w:sz w:val="28"/>
          <w:szCs w:val="28"/>
          <w:lang w:val="en-US"/>
        </w:rPr>
      </w:pPr>
      <w:r w:rsidRPr="00C759FD">
        <w:rPr>
          <w:rFonts w:ascii="Arial" w:hAnsi="Arial"/>
          <w:sz w:val="28"/>
          <w:szCs w:val="28"/>
          <w:lang w:val="en-US"/>
        </w:rPr>
        <w:lastRenderedPageBreak/>
        <w:t>Table of Contents</w:t>
      </w:r>
    </w:p>
    <w:p w14:paraId="1B08BB17" w14:textId="3A57228B" w:rsidR="00475162" w:rsidRDefault="00B7410C">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"1-2" \h \z \u </w:instrText>
      </w:r>
      <w:r>
        <w:fldChar w:fldCharType="separate"/>
      </w:r>
      <w:hyperlink w:anchor="_Toc169607899" w:history="1">
        <w:r w:rsidR="00475162" w:rsidRPr="00331C11">
          <w:rPr>
            <w:rStyle w:val="Hyperlink"/>
          </w:rPr>
          <w:t>1</w:t>
        </w:r>
        <w:r w:rsidR="00475162">
          <w:rPr>
            <w:rFonts w:asciiTheme="minorHAnsi" w:eastAsiaTheme="minorEastAsia" w:hAnsiTheme="minorHAnsi" w:cstheme="minorBidi"/>
            <w:b w:val="0"/>
            <w:kern w:val="2"/>
            <w:sz w:val="22"/>
            <w:szCs w:val="22"/>
            <w14:ligatures w14:val="standardContextual"/>
          </w:rPr>
          <w:tab/>
        </w:r>
        <w:r w:rsidR="00475162" w:rsidRPr="00331C11">
          <w:rPr>
            <w:rStyle w:val="Hyperlink"/>
          </w:rPr>
          <w:t>Introduction</w:t>
        </w:r>
        <w:r w:rsidR="00475162">
          <w:rPr>
            <w:webHidden/>
          </w:rPr>
          <w:tab/>
        </w:r>
        <w:r w:rsidR="00475162">
          <w:rPr>
            <w:webHidden/>
          </w:rPr>
          <w:fldChar w:fldCharType="begin"/>
        </w:r>
        <w:r w:rsidR="00475162">
          <w:rPr>
            <w:webHidden/>
          </w:rPr>
          <w:instrText xml:space="preserve"> PAGEREF _Toc169607899 \h </w:instrText>
        </w:r>
        <w:r w:rsidR="00475162">
          <w:rPr>
            <w:webHidden/>
          </w:rPr>
        </w:r>
        <w:r w:rsidR="00475162">
          <w:rPr>
            <w:webHidden/>
          </w:rPr>
          <w:fldChar w:fldCharType="separate"/>
        </w:r>
        <w:r w:rsidR="00475162">
          <w:rPr>
            <w:webHidden/>
          </w:rPr>
          <w:t>1</w:t>
        </w:r>
        <w:r w:rsidR="00475162">
          <w:rPr>
            <w:webHidden/>
          </w:rPr>
          <w:fldChar w:fldCharType="end"/>
        </w:r>
      </w:hyperlink>
    </w:p>
    <w:p w14:paraId="38FE2803" w14:textId="45F898AF"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00" w:history="1">
        <w:r w:rsidR="00475162" w:rsidRPr="00331C11">
          <w:rPr>
            <w:rStyle w:val="Hyperlink"/>
          </w:rPr>
          <w:t>2</w:t>
        </w:r>
        <w:r w:rsidR="00475162">
          <w:rPr>
            <w:rFonts w:asciiTheme="minorHAnsi" w:eastAsiaTheme="minorEastAsia" w:hAnsiTheme="minorHAnsi" w:cstheme="minorBidi"/>
            <w:b w:val="0"/>
            <w:kern w:val="2"/>
            <w:sz w:val="22"/>
            <w:szCs w:val="22"/>
            <w14:ligatures w14:val="standardContextual"/>
          </w:rPr>
          <w:tab/>
        </w:r>
        <w:r w:rsidR="00475162" w:rsidRPr="00331C11">
          <w:rPr>
            <w:rStyle w:val="Hyperlink"/>
          </w:rPr>
          <w:t>System Architecture</w:t>
        </w:r>
        <w:r w:rsidR="00475162">
          <w:rPr>
            <w:webHidden/>
          </w:rPr>
          <w:tab/>
        </w:r>
        <w:r w:rsidR="00475162">
          <w:rPr>
            <w:webHidden/>
          </w:rPr>
          <w:fldChar w:fldCharType="begin"/>
        </w:r>
        <w:r w:rsidR="00475162">
          <w:rPr>
            <w:webHidden/>
          </w:rPr>
          <w:instrText xml:space="preserve"> PAGEREF _Toc169607900 \h </w:instrText>
        </w:r>
        <w:r w:rsidR="00475162">
          <w:rPr>
            <w:webHidden/>
          </w:rPr>
        </w:r>
        <w:r w:rsidR="00475162">
          <w:rPr>
            <w:webHidden/>
          </w:rPr>
          <w:fldChar w:fldCharType="separate"/>
        </w:r>
        <w:r w:rsidR="00475162">
          <w:rPr>
            <w:webHidden/>
          </w:rPr>
          <w:t>2</w:t>
        </w:r>
        <w:r w:rsidR="00475162">
          <w:rPr>
            <w:webHidden/>
          </w:rPr>
          <w:fldChar w:fldCharType="end"/>
        </w:r>
      </w:hyperlink>
    </w:p>
    <w:p w14:paraId="0951DFF2" w14:textId="73249581" w:rsidR="00475162" w:rsidRDefault="00C72628">
      <w:pPr>
        <w:pStyle w:val="TOC2"/>
        <w:rPr>
          <w:rFonts w:asciiTheme="minorHAnsi" w:eastAsiaTheme="minorEastAsia" w:hAnsiTheme="minorHAnsi" w:cstheme="minorBidi"/>
          <w:kern w:val="2"/>
          <w:sz w:val="22"/>
          <w:szCs w:val="22"/>
          <w14:ligatures w14:val="standardContextual"/>
        </w:rPr>
      </w:pPr>
      <w:hyperlink w:anchor="_Toc169607901" w:history="1">
        <w:r w:rsidR="00475162" w:rsidRPr="00331C11">
          <w:rPr>
            <w:rStyle w:val="Hyperlink"/>
          </w:rPr>
          <w:t>2.1</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Distributed System View</w:t>
        </w:r>
        <w:r w:rsidR="00475162">
          <w:rPr>
            <w:webHidden/>
          </w:rPr>
          <w:tab/>
        </w:r>
        <w:r w:rsidR="00475162">
          <w:rPr>
            <w:webHidden/>
          </w:rPr>
          <w:fldChar w:fldCharType="begin"/>
        </w:r>
        <w:r w:rsidR="00475162">
          <w:rPr>
            <w:webHidden/>
          </w:rPr>
          <w:instrText xml:space="preserve"> PAGEREF _Toc169607901 \h </w:instrText>
        </w:r>
        <w:r w:rsidR="00475162">
          <w:rPr>
            <w:webHidden/>
          </w:rPr>
        </w:r>
        <w:r w:rsidR="00475162">
          <w:rPr>
            <w:webHidden/>
          </w:rPr>
          <w:fldChar w:fldCharType="separate"/>
        </w:r>
        <w:r w:rsidR="00475162">
          <w:rPr>
            <w:webHidden/>
          </w:rPr>
          <w:t>2</w:t>
        </w:r>
        <w:r w:rsidR="00475162">
          <w:rPr>
            <w:webHidden/>
          </w:rPr>
          <w:fldChar w:fldCharType="end"/>
        </w:r>
      </w:hyperlink>
    </w:p>
    <w:p w14:paraId="25090D20" w14:textId="57C1A0D0" w:rsidR="00475162" w:rsidRDefault="00C72628">
      <w:pPr>
        <w:pStyle w:val="TOC2"/>
        <w:rPr>
          <w:rFonts w:asciiTheme="minorHAnsi" w:eastAsiaTheme="minorEastAsia" w:hAnsiTheme="minorHAnsi" w:cstheme="minorBidi"/>
          <w:kern w:val="2"/>
          <w:sz w:val="22"/>
          <w:szCs w:val="22"/>
          <w14:ligatures w14:val="standardContextual"/>
        </w:rPr>
      </w:pPr>
      <w:hyperlink w:anchor="_Toc169607902" w:history="1">
        <w:r w:rsidR="00475162" w:rsidRPr="00331C11">
          <w:rPr>
            <w:rStyle w:val="Hyperlink"/>
          </w:rPr>
          <w:t>2.2</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Code Management Tool</w:t>
        </w:r>
        <w:r w:rsidR="00475162">
          <w:rPr>
            <w:webHidden/>
          </w:rPr>
          <w:tab/>
        </w:r>
        <w:r w:rsidR="00475162">
          <w:rPr>
            <w:webHidden/>
          </w:rPr>
          <w:fldChar w:fldCharType="begin"/>
        </w:r>
        <w:r w:rsidR="00475162">
          <w:rPr>
            <w:webHidden/>
          </w:rPr>
          <w:instrText xml:space="preserve"> PAGEREF _Toc169607902 \h </w:instrText>
        </w:r>
        <w:r w:rsidR="00475162">
          <w:rPr>
            <w:webHidden/>
          </w:rPr>
        </w:r>
        <w:r w:rsidR="00475162">
          <w:rPr>
            <w:webHidden/>
          </w:rPr>
          <w:fldChar w:fldCharType="separate"/>
        </w:r>
        <w:r w:rsidR="00475162">
          <w:rPr>
            <w:webHidden/>
          </w:rPr>
          <w:t>7</w:t>
        </w:r>
        <w:r w:rsidR="00475162">
          <w:rPr>
            <w:webHidden/>
          </w:rPr>
          <w:fldChar w:fldCharType="end"/>
        </w:r>
      </w:hyperlink>
    </w:p>
    <w:p w14:paraId="67493FAB" w14:textId="14281407"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03" w:history="1">
        <w:r w:rsidR="00475162" w:rsidRPr="00331C11">
          <w:rPr>
            <w:rStyle w:val="Hyperlink"/>
          </w:rPr>
          <w:t>3</w:t>
        </w:r>
        <w:r w:rsidR="00475162">
          <w:rPr>
            <w:rFonts w:asciiTheme="minorHAnsi" w:eastAsiaTheme="minorEastAsia" w:hAnsiTheme="minorHAnsi" w:cstheme="minorBidi"/>
            <w:b w:val="0"/>
            <w:kern w:val="2"/>
            <w:sz w:val="22"/>
            <w:szCs w:val="22"/>
            <w14:ligatures w14:val="standardContextual"/>
          </w:rPr>
          <w:tab/>
        </w:r>
        <w:r w:rsidR="00475162" w:rsidRPr="00331C11">
          <w:rPr>
            <w:rStyle w:val="Hyperlink"/>
          </w:rPr>
          <w:t>Front End</w:t>
        </w:r>
        <w:r w:rsidR="00475162">
          <w:rPr>
            <w:webHidden/>
          </w:rPr>
          <w:tab/>
        </w:r>
        <w:r w:rsidR="00475162">
          <w:rPr>
            <w:webHidden/>
          </w:rPr>
          <w:fldChar w:fldCharType="begin"/>
        </w:r>
        <w:r w:rsidR="00475162">
          <w:rPr>
            <w:webHidden/>
          </w:rPr>
          <w:instrText xml:space="preserve"> PAGEREF _Toc169607903 \h </w:instrText>
        </w:r>
        <w:r w:rsidR="00475162">
          <w:rPr>
            <w:webHidden/>
          </w:rPr>
        </w:r>
        <w:r w:rsidR="00475162">
          <w:rPr>
            <w:webHidden/>
          </w:rPr>
          <w:fldChar w:fldCharType="separate"/>
        </w:r>
        <w:r w:rsidR="00475162">
          <w:rPr>
            <w:webHidden/>
          </w:rPr>
          <w:t>9</w:t>
        </w:r>
        <w:r w:rsidR="00475162">
          <w:rPr>
            <w:webHidden/>
          </w:rPr>
          <w:fldChar w:fldCharType="end"/>
        </w:r>
      </w:hyperlink>
    </w:p>
    <w:p w14:paraId="001C620F" w14:textId="1A72A828" w:rsidR="00475162" w:rsidRDefault="00C72628">
      <w:pPr>
        <w:pStyle w:val="TOC2"/>
        <w:rPr>
          <w:rFonts w:asciiTheme="minorHAnsi" w:eastAsiaTheme="minorEastAsia" w:hAnsiTheme="minorHAnsi" w:cstheme="minorBidi"/>
          <w:kern w:val="2"/>
          <w:sz w:val="22"/>
          <w:szCs w:val="22"/>
          <w14:ligatures w14:val="standardContextual"/>
        </w:rPr>
      </w:pPr>
      <w:hyperlink w:anchor="_Toc169607904" w:history="1">
        <w:r w:rsidR="00475162" w:rsidRPr="00331C11">
          <w:rPr>
            <w:rStyle w:val="Hyperlink"/>
          </w:rPr>
          <w:t>3.1</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eAPI Administrator Portal</w:t>
        </w:r>
        <w:r w:rsidR="00475162">
          <w:rPr>
            <w:webHidden/>
          </w:rPr>
          <w:tab/>
        </w:r>
        <w:r w:rsidR="00475162">
          <w:rPr>
            <w:webHidden/>
          </w:rPr>
          <w:fldChar w:fldCharType="begin"/>
        </w:r>
        <w:r w:rsidR="00475162">
          <w:rPr>
            <w:webHidden/>
          </w:rPr>
          <w:instrText xml:space="preserve"> PAGEREF _Toc169607904 \h </w:instrText>
        </w:r>
        <w:r w:rsidR="00475162">
          <w:rPr>
            <w:webHidden/>
          </w:rPr>
        </w:r>
        <w:r w:rsidR="00475162">
          <w:rPr>
            <w:webHidden/>
          </w:rPr>
          <w:fldChar w:fldCharType="separate"/>
        </w:r>
        <w:r w:rsidR="00475162">
          <w:rPr>
            <w:webHidden/>
          </w:rPr>
          <w:t>9</w:t>
        </w:r>
        <w:r w:rsidR="00475162">
          <w:rPr>
            <w:webHidden/>
          </w:rPr>
          <w:fldChar w:fldCharType="end"/>
        </w:r>
      </w:hyperlink>
    </w:p>
    <w:p w14:paraId="5BEA923E" w14:textId="4186D135"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05" w:history="1">
        <w:r w:rsidR="00475162" w:rsidRPr="00331C11">
          <w:rPr>
            <w:rStyle w:val="Hyperlink"/>
          </w:rPr>
          <w:t>4</w:t>
        </w:r>
        <w:r w:rsidR="00475162">
          <w:rPr>
            <w:rFonts w:asciiTheme="minorHAnsi" w:eastAsiaTheme="minorEastAsia" w:hAnsiTheme="minorHAnsi" w:cstheme="minorBidi"/>
            <w:b w:val="0"/>
            <w:kern w:val="2"/>
            <w:sz w:val="22"/>
            <w:szCs w:val="22"/>
            <w14:ligatures w14:val="standardContextual"/>
          </w:rPr>
          <w:tab/>
        </w:r>
        <w:r w:rsidR="00475162" w:rsidRPr="00331C11">
          <w:rPr>
            <w:rStyle w:val="Hyperlink"/>
          </w:rPr>
          <w:t>Middle Tier Objects (Services/Components)</w:t>
        </w:r>
        <w:r w:rsidR="00475162">
          <w:rPr>
            <w:webHidden/>
          </w:rPr>
          <w:tab/>
        </w:r>
        <w:r w:rsidR="00475162">
          <w:rPr>
            <w:webHidden/>
          </w:rPr>
          <w:fldChar w:fldCharType="begin"/>
        </w:r>
        <w:r w:rsidR="00475162">
          <w:rPr>
            <w:webHidden/>
          </w:rPr>
          <w:instrText xml:space="preserve"> PAGEREF _Toc169607905 \h </w:instrText>
        </w:r>
        <w:r w:rsidR="00475162">
          <w:rPr>
            <w:webHidden/>
          </w:rPr>
        </w:r>
        <w:r w:rsidR="00475162">
          <w:rPr>
            <w:webHidden/>
          </w:rPr>
          <w:fldChar w:fldCharType="separate"/>
        </w:r>
        <w:r w:rsidR="00475162">
          <w:rPr>
            <w:webHidden/>
          </w:rPr>
          <w:t>18</w:t>
        </w:r>
        <w:r w:rsidR="00475162">
          <w:rPr>
            <w:webHidden/>
          </w:rPr>
          <w:fldChar w:fldCharType="end"/>
        </w:r>
      </w:hyperlink>
    </w:p>
    <w:p w14:paraId="50F94897" w14:textId="15287E4F" w:rsidR="00475162" w:rsidRDefault="00C72628">
      <w:pPr>
        <w:pStyle w:val="TOC2"/>
        <w:rPr>
          <w:rFonts w:asciiTheme="minorHAnsi" w:eastAsiaTheme="minorEastAsia" w:hAnsiTheme="minorHAnsi" w:cstheme="minorBidi"/>
          <w:kern w:val="2"/>
          <w:sz w:val="22"/>
          <w:szCs w:val="22"/>
          <w14:ligatures w14:val="standardContextual"/>
        </w:rPr>
      </w:pPr>
      <w:hyperlink w:anchor="_Toc169607906" w:history="1">
        <w:r w:rsidR="00475162" w:rsidRPr="00331C11">
          <w:rPr>
            <w:rStyle w:val="Hyperlink"/>
          </w:rPr>
          <w:t>4.1</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Services</w:t>
        </w:r>
        <w:r w:rsidR="00475162">
          <w:rPr>
            <w:webHidden/>
          </w:rPr>
          <w:tab/>
        </w:r>
        <w:r w:rsidR="00475162">
          <w:rPr>
            <w:webHidden/>
          </w:rPr>
          <w:fldChar w:fldCharType="begin"/>
        </w:r>
        <w:r w:rsidR="00475162">
          <w:rPr>
            <w:webHidden/>
          </w:rPr>
          <w:instrText xml:space="preserve"> PAGEREF _Toc169607906 \h </w:instrText>
        </w:r>
        <w:r w:rsidR="00475162">
          <w:rPr>
            <w:webHidden/>
          </w:rPr>
        </w:r>
        <w:r w:rsidR="00475162">
          <w:rPr>
            <w:webHidden/>
          </w:rPr>
          <w:fldChar w:fldCharType="separate"/>
        </w:r>
        <w:r w:rsidR="00475162">
          <w:rPr>
            <w:webHidden/>
          </w:rPr>
          <w:t>18</w:t>
        </w:r>
        <w:r w:rsidR="00475162">
          <w:rPr>
            <w:webHidden/>
          </w:rPr>
          <w:fldChar w:fldCharType="end"/>
        </w:r>
      </w:hyperlink>
    </w:p>
    <w:p w14:paraId="06629895" w14:textId="3669FF05" w:rsidR="00475162" w:rsidRDefault="00C72628">
      <w:pPr>
        <w:pStyle w:val="TOC2"/>
        <w:rPr>
          <w:rFonts w:asciiTheme="minorHAnsi" w:eastAsiaTheme="minorEastAsia" w:hAnsiTheme="minorHAnsi" w:cstheme="minorBidi"/>
          <w:kern w:val="2"/>
          <w:sz w:val="22"/>
          <w:szCs w:val="22"/>
          <w14:ligatures w14:val="standardContextual"/>
        </w:rPr>
      </w:pPr>
      <w:hyperlink w:anchor="_Toc169607907" w:history="1">
        <w:r w:rsidR="00475162" w:rsidRPr="00331C11">
          <w:rPr>
            <w:rStyle w:val="Hyperlink"/>
          </w:rPr>
          <w:t>4.2</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User Interface Library</w:t>
        </w:r>
        <w:r w:rsidR="00475162">
          <w:rPr>
            <w:webHidden/>
          </w:rPr>
          <w:tab/>
        </w:r>
        <w:r w:rsidR="00475162">
          <w:rPr>
            <w:webHidden/>
          </w:rPr>
          <w:fldChar w:fldCharType="begin"/>
        </w:r>
        <w:r w:rsidR="00475162">
          <w:rPr>
            <w:webHidden/>
          </w:rPr>
          <w:instrText xml:space="preserve"> PAGEREF _Toc169607907 \h </w:instrText>
        </w:r>
        <w:r w:rsidR="00475162">
          <w:rPr>
            <w:webHidden/>
          </w:rPr>
        </w:r>
        <w:r w:rsidR="00475162">
          <w:rPr>
            <w:webHidden/>
          </w:rPr>
          <w:fldChar w:fldCharType="separate"/>
        </w:r>
        <w:r w:rsidR="00475162">
          <w:rPr>
            <w:webHidden/>
          </w:rPr>
          <w:t>22</w:t>
        </w:r>
        <w:r w:rsidR="00475162">
          <w:rPr>
            <w:webHidden/>
          </w:rPr>
          <w:fldChar w:fldCharType="end"/>
        </w:r>
      </w:hyperlink>
    </w:p>
    <w:p w14:paraId="0F8449CC" w14:textId="657474CB" w:rsidR="00475162" w:rsidRDefault="00C72628">
      <w:pPr>
        <w:pStyle w:val="TOC2"/>
        <w:rPr>
          <w:rFonts w:asciiTheme="minorHAnsi" w:eastAsiaTheme="minorEastAsia" w:hAnsiTheme="minorHAnsi" w:cstheme="minorBidi"/>
          <w:kern w:val="2"/>
          <w:sz w:val="22"/>
          <w:szCs w:val="22"/>
          <w14:ligatures w14:val="standardContextual"/>
        </w:rPr>
      </w:pPr>
      <w:hyperlink w:anchor="_Toc169607908" w:history="1">
        <w:r w:rsidR="00475162" w:rsidRPr="00331C11">
          <w:rPr>
            <w:rStyle w:val="Hyperlink"/>
          </w:rPr>
          <w:t>4.3</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Data Contract Objects</w:t>
        </w:r>
        <w:r w:rsidR="00475162">
          <w:rPr>
            <w:webHidden/>
          </w:rPr>
          <w:tab/>
        </w:r>
        <w:r w:rsidR="00475162">
          <w:rPr>
            <w:webHidden/>
          </w:rPr>
          <w:fldChar w:fldCharType="begin"/>
        </w:r>
        <w:r w:rsidR="00475162">
          <w:rPr>
            <w:webHidden/>
          </w:rPr>
          <w:instrText xml:space="preserve"> PAGEREF _Toc169607908 \h </w:instrText>
        </w:r>
        <w:r w:rsidR="00475162">
          <w:rPr>
            <w:webHidden/>
          </w:rPr>
        </w:r>
        <w:r w:rsidR="00475162">
          <w:rPr>
            <w:webHidden/>
          </w:rPr>
          <w:fldChar w:fldCharType="separate"/>
        </w:r>
        <w:r w:rsidR="00475162">
          <w:rPr>
            <w:webHidden/>
          </w:rPr>
          <w:t>23</w:t>
        </w:r>
        <w:r w:rsidR="00475162">
          <w:rPr>
            <w:webHidden/>
          </w:rPr>
          <w:fldChar w:fldCharType="end"/>
        </w:r>
      </w:hyperlink>
    </w:p>
    <w:p w14:paraId="610FDD64" w14:textId="5A8C1CAE"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09" w:history="1">
        <w:r w:rsidR="00475162" w:rsidRPr="00331C11">
          <w:rPr>
            <w:rStyle w:val="Hyperlink"/>
          </w:rPr>
          <w:t>5</w:t>
        </w:r>
        <w:r w:rsidR="00475162">
          <w:rPr>
            <w:rFonts w:asciiTheme="minorHAnsi" w:eastAsiaTheme="minorEastAsia" w:hAnsiTheme="minorHAnsi" w:cstheme="minorBidi"/>
            <w:b w:val="0"/>
            <w:kern w:val="2"/>
            <w:sz w:val="22"/>
            <w:szCs w:val="22"/>
            <w14:ligatures w14:val="standardContextual"/>
          </w:rPr>
          <w:tab/>
        </w:r>
        <w:r w:rsidR="00475162" w:rsidRPr="00331C11">
          <w:rPr>
            <w:rStyle w:val="Hyperlink"/>
          </w:rPr>
          <w:t>Database</w:t>
        </w:r>
        <w:r w:rsidR="00475162">
          <w:rPr>
            <w:webHidden/>
          </w:rPr>
          <w:tab/>
        </w:r>
        <w:r w:rsidR="00475162">
          <w:rPr>
            <w:webHidden/>
          </w:rPr>
          <w:fldChar w:fldCharType="begin"/>
        </w:r>
        <w:r w:rsidR="00475162">
          <w:rPr>
            <w:webHidden/>
          </w:rPr>
          <w:instrText xml:space="preserve"> PAGEREF _Toc169607909 \h </w:instrText>
        </w:r>
        <w:r w:rsidR="00475162">
          <w:rPr>
            <w:webHidden/>
          </w:rPr>
        </w:r>
        <w:r w:rsidR="00475162">
          <w:rPr>
            <w:webHidden/>
          </w:rPr>
          <w:fldChar w:fldCharType="separate"/>
        </w:r>
        <w:r w:rsidR="00475162">
          <w:rPr>
            <w:webHidden/>
          </w:rPr>
          <w:t>24</w:t>
        </w:r>
        <w:r w:rsidR="00475162">
          <w:rPr>
            <w:webHidden/>
          </w:rPr>
          <w:fldChar w:fldCharType="end"/>
        </w:r>
      </w:hyperlink>
    </w:p>
    <w:p w14:paraId="38AD2DB4" w14:textId="28DA4B34" w:rsidR="00475162" w:rsidRDefault="00C72628">
      <w:pPr>
        <w:pStyle w:val="TOC2"/>
        <w:rPr>
          <w:rFonts w:asciiTheme="minorHAnsi" w:eastAsiaTheme="minorEastAsia" w:hAnsiTheme="minorHAnsi" w:cstheme="minorBidi"/>
          <w:kern w:val="2"/>
          <w:sz w:val="22"/>
          <w:szCs w:val="22"/>
          <w14:ligatures w14:val="standardContextual"/>
        </w:rPr>
      </w:pPr>
      <w:hyperlink w:anchor="_Toc169607910" w:history="1">
        <w:r w:rsidR="00475162" w:rsidRPr="00331C11">
          <w:rPr>
            <w:rStyle w:val="Hyperlink"/>
          </w:rPr>
          <w:t>5.1</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Tables</w:t>
        </w:r>
        <w:r w:rsidR="00475162">
          <w:rPr>
            <w:webHidden/>
          </w:rPr>
          <w:tab/>
        </w:r>
        <w:r w:rsidR="00475162">
          <w:rPr>
            <w:webHidden/>
          </w:rPr>
          <w:fldChar w:fldCharType="begin"/>
        </w:r>
        <w:r w:rsidR="00475162">
          <w:rPr>
            <w:webHidden/>
          </w:rPr>
          <w:instrText xml:space="preserve"> PAGEREF _Toc169607910 \h </w:instrText>
        </w:r>
        <w:r w:rsidR="00475162">
          <w:rPr>
            <w:webHidden/>
          </w:rPr>
        </w:r>
        <w:r w:rsidR="00475162">
          <w:rPr>
            <w:webHidden/>
          </w:rPr>
          <w:fldChar w:fldCharType="separate"/>
        </w:r>
        <w:r w:rsidR="00475162">
          <w:rPr>
            <w:webHidden/>
          </w:rPr>
          <w:t>25</w:t>
        </w:r>
        <w:r w:rsidR="00475162">
          <w:rPr>
            <w:webHidden/>
          </w:rPr>
          <w:fldChar w:fldCharType="end"/>
        </w:r>
      </w:hyperlink>
    </w:p>
    <w:p w14:paraId="66BF2D34" w14:textId="5A9C572E" w:rsidR="00475162" w:rsidRDefault="00C72628">
      <w:pPr>
        <w:pStyle w:val="TOC2"/>
        <w:rPr>
          <w:rFonts w:asciiTheme="minorHAnsi" w:eastAsiaTheme="minorEastAsia" w:hAnsiTheme="minorHAnsi" w:cstheme="minorBidi"/>
          <w:kern w:val="2"/>
          <w:sz w:val="22"/>
          <w:szCs w:val="22"/>
          <w14:ligatures w14:val="standardContextual"/>
        </w:rPr>
      </w:pPr>
      <w:hyperlink w:anchor="_Toc169607911" w:history="1">
        <w:r w:rsidR="00475162" w:rsidRPr="00331C11">
          <w:rPr>
            <w:rStyle w:val="Hyperlink"/>
            <w:rFonts w:cs="Arial"/>
          </w:rPr>
          <w:t>5.2</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Triggers</w:t>
        </w:r>
        <w:r w:rsidR="00475162">
          <w:rPr>
            <w:webHidden/>
          </w:rPr>
          <w:tab/>
        </w:r>
        <w:r w:rsidR="00475162">
          <w:rPr>
            <w:webHidden/>
          </w:rPr>
          <w:fldChar w:fldCharType="begin"/>
        </w:r>
        <w:r w:rsidR="00475162">
          <w:rPr>
            <w:webHidden/>
          </w:rPr>
          <w:instrText xml:space="preserve"> PAGEREF _Toc169607911 \h </w:instrText>
        </w:r>
        <w:r w:rsidR="00475162">
          <w:rPr>
            <w:webHidden/>
          </w:rPr>
        </w:r>
        <w:r w:rsidR="00475162">
          <w:rPr>
            <w:webHidden/>
          </w:rPr>
          <w:fldChar w:fldCharType="separate"/>
        </w:r>
        <w:r w:rsidR="00475162">
          <w:rPr>
            <w:webHidden/>
          </w:rPr>
          <w:t>25</w:t>
        </w:r>
        <w:r w:rsidR="00475162">
          <w:rPr>
            <w:webHidden/>
          </w:rPr>
          <w:fldChar w:fldCharType="end"/>
        </w:r>
      </w:hyperlink>
    </w:p>
    <w:p w14:paraId="4F36036C" w14:textId="35A0640C" w:rsidR="00475162" w:rsidRDefault="00C72628">
      <w:pPr>
        <w:pStyle w:val="TOC2"/>
        <w:rPr>
          <w:rFonts w:asciiTheme="minorHAnsi" w:eastAsiaTheme="minorEastAsia" w:hAnsiTheme="minorHAnsi" w:cstheme="minorBidi"/>
          <w:kern w:val="2"/>
          <w:sz w:val="22"/>
          <w:szCs w:val="22"/>
          <w14:ligatures w14:val="standardContextual"/>
        </w:rPr>
      </w:pPr>
      <w:hyperlink w:anchor="_Toc169607912" w:history="1">
        <w:r w:rsidR="00475162" w:rsidRPr="00331C11">
          <w:rPr>
            <w:rStyle w:val="Hyperlink"/>
          </w:rPr>
          <w:t>5.3</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User Defined Functions</w:t>
        </w:r>
        <w:r w:rsidR="00475162">
          <w:rPr>
            <w:webHidden/>
          </w:rPr>
          <w:tab/>
        </w:r>
        <w:r w:rsidR="00475162">
          <w:rPr>
            <w:webHidden/>
          </w:rPr>
          <w:fldChar w:fldCharType="begin"/>
        </w:r>
        <w:r w:rsidR="00475162">
          <w:rPr>
            <w:webHidden/>
          </w:rPr>
          <w:instrText xml:space="preserve"> PAGEREF _Toc169607912 \h </w:instrText>
        </w:r>
        <w:r w:rsidR="00475162">
          <w:rPr>
            <w:webHidden/>
          </w:rPr>
        </w:r>
        <w:r w:rsidR="00475162">
          <w:rPr>
            <w:webHidden/>
          </w:rPr>
          <w:fldChar w:fldCharType="separate"/>
        </w:r>
        <w:r w:rsidR="00475162">
          <w:rPr>
            <w:webHidden/>
          </w:rPr>
          <w:t>25</w:t>
        </w:r>
        <w:r w:rsidR="00475162">
          <w:rPr>
            <w:webHidden/>
          </w:rPr>
          <w:fldChar w:fldCharType="end"/>
        </w:r>
      </w:hyperlink>
    </w:p>
    <w:p w14:paraId="662E36C6" w14:textId="3C305922" w:rsidR="00475162" w:rsidRDefault="00C72628">
      <w:pPr>
        <w:pStyle w:val="TOC2"/>
        <w:rPr>
          <w:rFonts w:asciiTheme="minorHAnsi" w:eastAsiaTheme="minorEastAsia" w:hAnsiTheme="minorHAnsi" w:cstheme="minorBidi"/>
          <w:kern w:val="2"/>
          <w:sz w:val="22"/>
          <w:szCs w:val="22"/>
          <w14:ligatures w14:val="standardContextual"/>
        </w:rPr>
      </w:pPr>
      <w:hyperlink w:anchor="_Toc169607913" w:history="1">
        <w:r w:rsidR="00475162" w:rsidRPr="00331C11">
          <w:rPr>
            <w:rStyle w:val="Hyperlink"/>
          </w:rPr>
          <w:t>5.4</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Stored Procedures</w:t>
        </w:r>
        <w:r w:rsidR="00475162">
          <w:rPr>
            <w:webHidden/>
          </w:rPr>
          <w:tab/>
        </w:r>
        <w:r w:rsidR="00475162">
          <w:rPr>
            <w:webHidden/>
          </w:rPr>
          <w:fldChar w:fldCharType="begin"/>
        </w:r>
        <w:r w:rsidR="00475162">
          <w:rPr>
            <w:webHidden/>
          </w:rPr>
          <w:instrText xml:space="preserve"> PAGEREF _Toc169607913 \h </w:instrText>
        </w:r>
        <w:r w:rsidR="00475162">
          <w:rPr>
            <w:webHidden/>
          </w:rPr>
        </w:r>
        <w:r w:rsidR="00475162">
          <w:rPr>
            <w:webHidden/>
          </w:rPr>
          <w:fldChar w:fldCharType="separate"/>
        </w:r>
        <w:r w:rsidR="00475162">
          <w:rPr>
            <w:webHidden/>
          </w:rPr>
          <w:t>26</w:t>
        </w:r>
        <w:r w:rsidR="00475162">
          <w:rPr>
            <w:webHidden/>
          </w:rPr>
          <w:fldChar w:fldCharType="end"/>
        </w:r>
      </w:hyperlink>
    </w:p>
    <w:p w14:paraId="15F84364" w14:textId="6D2FCA64" w:rsidR="00475162" w:rsidRDefault="00C72628">
      <w:pPr>
        <w:pStyle w:val="TOC2"/>
        <w:rPr>
          <w:rFonts w:asciiTheme="minorHAnsi" w:eastAsiaTheme="minorEastAsia" w:hAnsiTheme="minorHAnsi" w:cstheme="minorBidi"/>
          <w:kern w:val="2"/>
          <w:sz w:val="22"/>
          <w:szCs w:val="22"/>
          <w14:ligatures w14:val="standardContextual"/>
        </w:rPr>
      </w:pPr>
      <w:hyperlink w:anchor="_Toc169607914" w:history="1">
        <w:r w:rsidR="00475162" w:rsidRPr="00331C11">
          <w:rPr>
            <w:rStyle w:val="Hyperlink"/>
          </w:rPr>
          <w:t>5.5</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Dependencies</w:t>
        </w:r>
        <w:r w:rsidR="00475162">
          <w:rPr>
            <w:webHidden/>
          </w:rPr>
          <w:tab/>
        </w:r>
        <w:r w:rsidR="00475162">
          <w:rPr>
            <w:webHidden/>
          </w:rPr>
          <w:fldChar w:fldCharType="begin"/>
        </w:r>
        <w:r w:rsidR="00475162">
          <w:rPr>
            <w:webHidden/>
          </w:rPr>
          <w:instrText xml:space="preserve"> PAGEREF _Toc169607914 \h </w:instrText>
        </w:r>
        <w:r w:rsidR="00475162">
          <w:rPr>
            <w:webHidden/>
          </w:rPr>
        </w:r>
        <w:r w:rsidR="00475162">
          <w:rPr>
            <w:webHidden/>
          </w:rPr>
          <w:fldChar w:fldCharType="separate"/>
        </w:r>
        <w:r w:rsidR="00475162">
          <w:rPr>
            <w:webHidden/>
          </w:rPr>
          <w:t>28</w:t>
        </w:r>
        <w:r w:rsidR="00475162">
          <w:rPr>
            <w:webHidden/>
          </w:rPr>
          <w:fldChar w:fldCharType="end"/>
        </w:r>
      </w:hyperlink>
    </w:p>
    <w:p w14:paraId="703E17A9" w14:textId="31F7C7B7" w:rsidR="00475162" w:rsidRDefault="00C72628">
      <w:pPr>
        <w:pStyle w:val="TOC2"/>
        <w:rPr>
          <w:rFonts w:asciiTheme="minorHAnsi" w:eastAsiaTheme="minorEastAsia" w:hAnsiTheme="minorHAnsi" w:cstheme="minorBidi"/>
          <w:kern w:val="2"/>
          <w:sz w:val="22"/>
          <w:szCs w:val="22"/>
          <w14:ligatures w14:val="standardContextual"/>
        </w:rPr>
      </w:pPr>
      <w:hyperlink w:anchor="_Toc169607915" w:history="1">
        <w:r w:rsidR="00475162" w:rsidRPr="00331C11">
          <w:rPr>
            <w:rStyle w:val="Hyperlink"/>
          </w:rPr>
          <w:t>5.6</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Assumptions and Limitations</w:t>
        </w:r>
        <w:r w:rsidR="00475162">
          <w:rPr>
            <w:webHidden/>
          </w:rPr>
          <w:tab/>
        </w:r>
        <w:r w:rsidR="00475162">
          <w:rPr>
            <w:webHidden/>
          </w:rPr>
          <w:fldChar w:fldCharType="begin"/>
        </w:r>
        <w:r w:rsidR="00475162">
          <w:rPr>
            <w:webHidden/>
          </w:rPr>
          <w:instrText xml:space="preserve"> PAGEREF _Toc169607915 \h </w:instrText>
        </w:r>
        <w:r w:rsidR="00475162">
          <w:rPr>
            <w:webHidden/>
          </w:rPr>
        </w:r>
        <w:r w:rsidR="00475162">
          <w:rPr>
            <w:webHidden/>
          </w:rPr>
          <w:fldChar w:fldCharType="separate"/>
        </w:r>
        <w:r w:rsidR="00475162">
          <w:rPr>
            <w:webHidden/>
          </w:rPr>
          <w:t>28</w:t>
        </w:r>
        <w:r w:rsidR="00475162">
          <w:rPr>
            <w:webHidden/>
          </w:rPr>
          <w:fldChar w:fldCharType="end"/>
        </w:r>
      </w:hyperlink>
    </w:p>
    <w:p w14:paraId="191EA16A" w14:textId="7E96F626" w:rsidR="00475162" w:rsidRDefault="00C72628">
      <w:pPr>
        <w:pStyle w:val="TOC2"/>
        <w:rPr>
          <w:rFonts w:asciiTheme="minorHAnsi" w:eastAsiaTheme="minorEastAsia" w:hAnsiTheme="minorHAnsi" w:cstheme="minorBidi"/>
          <w:kern w:val="2"/>
          <w:sz w:val="22"/>
          <w:szCs w:val="22"/>
          <w14:ligatures w14:val="standardContextual"/>
        </w:rPr>
      </w:pPr>
      <w:hyperlink w:anchor="_Toc169607916" w:history="1">
        <w:r w:rsidR="00475162" w:rsidRPr="00331C11">
          <w:rPr>
            <w:rStyle w:val="Hyperlink"/>
          </w:rPr>
          <w:t>5.7</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Scripts</w:t>
        </w:r>
        <w:r w:rsidR="00475162">
          <w:rPr>
            <w:webHidden/>
          </w:rPr>
          <w:tab/>
        </w:r>
        <w:r w:rsidR="00475162">
          <w:rPr>
            <w:webHidden/>
          </w:rPr>
          <w:fldChar w:fldCharType="begin"/>
        </w:r>
        <w:r w:rsidR="00475162">
          <w:rPr>
            <w:webHidden/>
          </w:rPr>
          <w:instrText xml:space="preserve"> PAGEREF _Toc169607916 \h </w:instrText>
        </w:r>
        <w:r w:rsidR="00475162">
          <w:rPr>
            <w:webHidden/>
          </w:rPr>
        </w:r>
        <w:r w:rsidR="00475162">
          <w:rPr>
            <w:webHidden/>
          </w:rPr>
          <w:fldChar w:fldCharType="separate"/>
        </w:r>
        <w:r w:rsidR="00475162">
          <w:rPr>
            <w:webHidden/>
          </w:rPr>
          <w:t>29</w:t>
        </w:r>
        <w:r w:rsidR="00475162">
          <w:rPr>
            <w:webHidden/>
          </w:rPr>
          <w:fldChar w:fldCharType="end"/>
        </w:r>
      </w:hyperlink>
    </w:p>
    <w:p w14:paraId="47230C17" w14:textId="1D1870AB" w:rsidR="00475162" w:rsidRDefault="00C72628">
      <w:pPr>
        <w:pStyle w:val="TOC2"/>
        <w:rPr>
          <w:rFonts w:asciiTheme="minorHAnsi" w:eastAsiaTheme="minorEastAsia" w:hAnsiTheme="minorHAnsi" w:cstheme="minorBidi"/>
          <w:kern w:val="2"/>
          <w:sz w:val="22"/>
          <w:szCs w:val="22"/>
          <w14:ligatures w14:val="standardContextual"/>
        </w:rPr>
      </w:pPr>
      <w:hyperlink w:anchor="_Toc169607917" w:history="1">
        <w:r w:rsidR="00475162" w:rsidRPr="00331C11">
          <w:rPr>
            <w:rStyle w:val="Hyperlink"/>
          </w:rPr>
          <w:t>5.8</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Domain Data</w:t>
        </w:r>
        <w:r w:rsidR="00475162">
          <w:rPr>
            <w:webHidden/>
          </w:rPr>
          <w:tab/>
        </w:r>
        <w:r w:rsidR="00475162">
          <w:rPr>
            <w:webHidden/>
          </w:rPr>
          <w:fldChar w:fldCharType="begin"/>
        </w:r>
        <w:r w:rsidR="00475162">
          <w:rPr>
            <w:webHidden/>
          </w:rPr>
          <w:instrText xml:space="preserve"> PAGEREF _Toc169607917 \h </w:instrText>
        </w:r>
        <w:r w:rsidR="00475162">
          <w:rPr>
            <w:webHidden/>
          </w:rPr>
        </w:r>
        <w:r w:rsidR="00475162">
          <w:rPr>
            <w:webHidden/>
          </w:rPr>
          <w:fldChar w:fldCharType="separate"/>
        </w:r>
        <w:r w:rsidR="00475162">
          <w:rPr>
            <w:webHidden/>
          </w:rPr>
          <w:t>29</w:t>
        </w:r>
        <w:r w:rsidR="00475162">
          <w:rPr>
            <w:webHidden/>
          </w:rPr>
          <w:fldChar w:fldCharType="end"/>
        </w:r>
      </w:hyperlink>
    </w:p>
    <w:p w14:paraId="2693AB1E" w14:textId="5B564095"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18" w:history="1">
        <w:r w:rsidR="00475162" w:rsidRPr="00331C11">
          <w:rPr>
            <w:rStyle w:val="Hyperlink"/>
            <w:rFonts w:cs="Arial"/>
            <w:kern w:val="32"/>
          </w:rPr>
          <w:t>Special Considerations</w:t>
        </w:r>
        <w:r w:rsidR="00475162">
          <w:rPr>
            <w:webHidden/>
          </w:rPr>
          <w:tab/>
        </w:r>
        <w:r w:rsidR="00475162">
          <w:rPr>
            <w:webHidden/>
          </w:rPr>
          <w:fldChar w:fldCharType="begin"/>
        </w:r>
        <w:r w:rsidR="00475162">
          <w:rPr>
            <w:webHidden/>
          </w:rPr>
          <w:instrText xml:space="preserve"> PAGEREF _Toc169607918 \h </w:instrText>
        </w:r>
        <w:r w:rsidR="00475162">
          <w:rPr>
            <w:webHidden/>
          </w:rPr>
        </w:r>
        <w:r w:rsidR="00475162">
          <w:rPr>
            <w:webHidden/>
          </w:rPr>
          <w:fldChar w:fldCharType="separate"/>
        </w:r>
        <w:r w:rsidR="00475162">
          <w:rPr>
            <w:webHidden/>
          </w:rPr>
          <w:t>29</w:t>
        </w:r>
        <w:r w:rsidR="00475162">
          <w:rPr>
            <w:webHidden/>
          </w:rPr>
          <w:fldChar w:fldCharType="end"/>
        </w:r>
      </w:hyperlink>
    </w:p>
    <w:p w14:paraId="0A1872CC" w14:textId="07ED21BC" w:rsidR="00475162" w:rsidRDefault="00C72628">
      <w:pPr>
        <w:pStyle w:val="TOC2"/>
        <w:rPr>
          <w:rFonts w:asciiTheme="minorHAnsi" w:eastAsiaTheme="minorEastAsia" w:hAnsiTheme="minorHAnsi" w:cstheme="minorBidi"/>
          <w:kern w:val="2"/>
          <w:sz w:val="22"/>
          <w:szCs w:val="22"/>
          <w14:ligatures w14:val="standardContextual"/>
        </w:rPr>
      </w:pPr>
      <w:hyperlink w:anchor="_Toc169607919" w:history="1">
        <w:r w:rsidR="00475162" w:rsidRPr="00331C11">
          <w:rPr>
            <w:rStyle w:val="Hyperlink"/>
          </w:rPr>
          <w:t>5.9</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Volume Considerations</w:t>
        </w:r>
        <w:r w:rsidR="00475162">
          <w:rPr>
            <w:webHidden/>
          </w:rPr>
          <w:tab/>
        </w:r>
        <w:r w:rsidR="00475162">
          <w:rPr>
            <w:webHidden/>
          </w:rPr>
          <w:fldChar w:fldCharType="begin"/>
        </w:r>
        <w:r w:rsidR="00475162">
          <w:rPr>
            <w:webHidden/>
          </w:rPr>
          <w:instrText xml:space="preserve"> PAGEREF _Toc169607919 \h </w:instrText>
        </w:r>
        <w:r w:rsidR="00475162">
          <w:rPr>
            <w:webHidden/>
          </w:rPr>
        </w:r>
        <w:r w:rsidR="00475162">
          <w:rPr>
            <w:webHidden/>
          </w:rPr>
          <w:fldChar w:fldCharType="separate"/>
        </w:r>
        <w:r w:rsidR="00475162">
          <w:rPr>
            <w:webHidden/>
          </w:rPr>
          <w:t>29</w:t>
        </w:r>
        <w:r w:rsidR="00475162">
          <w:rPr>
            <w:webHidden/>
          </w:rPr>
          <w:fldChar w:fldCharType="end"/>
        </w:r>
      </w:hyperlink>
    </w:p>
    <w:p w14:paraId="66F8A7DE" w14:textId="254256ED" w:rsidR="00475162" w:rsidRDefault="00C72628">
      <w:pPr>
        <w:pStyle w:val="TOC2"/>
        <w:rPr>
          <w:rFonts w:asciiTheme="minorHAnsi" w:eastAsiaTheme="minorEastAsia" w:hAnsiTheme="minorHAnsi" w:cstheme="minorBidi"/>
          <w:kern w:val="2"/>
          <w:sz w:val="22"/>
          <w:szCs w:val="22"/>
          <w14:ligatures w14:val="standardContextual"/>
        </w:rPr>
      </w:pPr>
      <w:hyperlink w:anchor="_Toc169607920" w:history="1">
        <w:r w:rsidR="00475162" w:rsidRPr="00331C11">
          <w:rPr>
            <w:rStyle w:val="Hyperlink"/>
          </w:rPr>
          <w:t>5.10</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Testing Considerations</w:t>
        </w:r>
        <w:r w:rsidR="00475162">
          <w:rPr>
            <w:webHidden/>
          </w:rPr>
          <w:tab/>
        </w:r>
        <w:r w:rsidR="00475162">
          <w:rPr>
            <w:webHidden/>
          </w:rPr>
          <w:fldChar w:fldCharType="begin"/>
        </w:r>
        <w:r w:rsidR="00475162">
          <w:rPr>
            <w:webHidden/>
          </w:rPr>
          <w:instrText xml:space="preserve"> PAGEREF _Toc169607920 \h </w:instrText>
        </w:r>
        <w:r w:rsidR="00475162">
          <w:rPr>
            <w:webHidden/>
          </w:rPr>
        </w:r>
        <w:r w:rsidR="00475162">
          <w:rPr>
            <w:webHidden/>
          </w:rPr>
          <w:fldChar w:fldCharType="separate"/>
        </w:r>
        <w:r w:rsidR="00475162">
          <w:rPr>
            <w:webHidden/>
          </w:rPr>
          <w:t>29</w:t>
        </w:r>
        <w:r w:rsidR="00475162">
          <w:rPr>
            <w:webHidden/>
          </w:rPr>
          <w:fldChar w:fldCharType="end"/>
        </w:r>
      </w:hyperlink>
    </w:p>
    <w:p w14:paraId="6C4CCC7B" w14:textId="6B15E212" w:rsidR="00475162" w:rsidRDefault="00C72628">
      <w:pPr>
        <w:pStyle w:val="TOC2"/>
        <w:rPr>
          <w:rFonts w:asciiTheme="minorHAnsi" w:eastAsiaTheme="minorEastAsia" w:hAnsiTheme="minorHAnsi" w:cstheme="minorBidi"/>
          <w:kern w:val="2"/>
          <w:sz w:val="22"/>
          <w:szCs w:val="22"/>
          <w14:ligatures w14:val="standardContextual"/>
        </w:rPr>
      </w:pPr>
      <w:hyperlink w:anchor="_Toc169607921" w:history="1">
        <w:r w:rsidR="00475162" w:rsidRPr="00331C11">
          <w:rPr>
            <w:rStyle w:val="Hyperlink"/>
          </w:rPr>
          <w:t>5.11</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Production Support Considerations</w:t>
        </w:r>
        <w:r w:rsidR="00475162">
          <w:rPr>
            <w:webHidden/>
          </w:rPr>
          <w:tab/>
        </w:r>
        <w:r w:rsidR="00475162">
          <w:rPr>
            <w:webHidden/>
          </w:rPr>
          <w:fldChar w:fldCharType="begin"/>
        </w:r>
        <w:r w:rsidR="00475162">
          <w:rPr>
            <w:webHidden/>
          </w:rPr>
          <w:instrText xml:space="preserve"> PAGEREF _Toc169607921 \h </w:instrText>
        </w:r>
        <w:r w:rsidR="00475162">
          <w:rPr>
            <w:webHidden/>
          </w:rPr>
        </w:r>
        <w:r w:rsidR="00475162">
          <w:rPr>
            <w:webHidden/>
          </w:rPr>
          <w:fldChar w:fldCharType="separate"/>
        </w:r>
        <w:r w:rsidR="00475162">
          <w:rPr>
            <w:webHidden/>
          </w:rPr>
          <w:t>29</w:t>
        </w:r>
        <w:r w:rsidR="00475162">
          <w:rPr>
            <w:webHidden/>
          </w:rPr>
          <w:fldChar w:fldCharType="end"/>
        </w:r>
      </w:hyperlink>
    </w:p>
    <w:p w14:paraId="594D8CE8" w14:textId="4BCE0A86" w:rsidR="00475162" w:rsidRDefault="00C72628">
      <w:pPr>
        <w:pStyle w:val="TOC2"/>
        <w:rPr>
          <w:rFonts w:asciiTheme="minorHAnsi" w:eastAsiaTheme="minorEastAsia" w:hAnsiTheme="minorHAnsi" w:cstheme="minorBidi"/>
          <w:kern w:val="2"/>
          <w:sz w:val="22"/>
          <w:szCs w:val="22"/>
          <w14:ligatures w14:val="standardContextual"/>
        </w:rPr>
      </w:pPr>
      <w:hyperlink w:anchor="_Toc169607922" w:history="1">
        <w:r w:rsidR="00475162" w:rsidRPr="00331C11">
          <w:rPr>
            <w:rStyle w:val="Hyperlink"/>
          </w:rPr>
          <w:t>5.12</w:t>
        </w:r>
        <w:r w:rsidR="00475162">
          <w:rPr>
            <w:rFonts w:asciiTheme="minorHAnsi" w:eastAsiaTheme="minorEastAsia" w:hAnsiTheme="minorHAnsi" w:cstheme="minorBidi"/>
            <w:kern w:val="2"/>
            <w:sz w:val="22"/>
            <w:szCs w:val="22"/>
            <w14:ligatures w14:val="standardContextual"/>
          </w:rPr>
          <w:tab/>
        </w:r>
        <w:r w:rsidR="00475162" w:rsidRPr="00331C11">
          <w:rPr>
            <w:rStyle w:val="Hyperlink"/>
          </w:rPr>
          <w:t>Performance &amp; Response Time</w:t>
        </w:r>
        <w:r w:rsidR="00475162">
          <w:rPr>
            <w:webHidden/>
          </w:rPr>
          <w:tab/>
        </w:r>
        <w:r w:rsidR="00475162">
          <w:rPr>
            <w:webHidden/>
          </w:rPr>
          <w:fldChar w:fldCharType="begin"/>
        </w:r>
        <w:r w:rsidR="00475162">
          <w:rPr>
            <w:webHidden/>
          </w:rPr>
          <w:instrText xml:space="preserve"> PAGEREF _Toc169607922 \h </w:instrText>
        </w:r>
        <w:r w:rsidR="00475162">
          <w:rPr>
            <w:webHidden/>
          </w:rPr>
        </w:r>
        <w:r w:rsidR="00475162">
          <w:rPr>
            <w:webHidden/>
          </w:rPr>
          <w:fldChar w:fldCharType="separate"/>
        </w:r>
        <w:r w:rsidR="00475162">
          <w:rPr>
            <w:webHidden/>
          </w:rPr>
          <w:t>29</w:t>
        </w:r>
        <w:r w:rsidR="00475162">
          <w:rPr>
            <w:webHidden/>
          </w:rPr>
          <w:fldChar w:fldCharType="end"/>
        </w:r>
      </w:hyperlink>
    </w:p>
    <w:p w14:paraId="0F2394CC" w14:textId="1C32BAF5" w:rsidR="00475162" w:rsidRDefault="00C72628">
      <w:pPr>
        <w:pStyle w:val="TOC2"/>
        <w:rPr>
          <w:rFonts w:asciiTheme="minorHAnsi" w:eastAsiaTheme="minorEastAsia" w:hAnsiTheme="minorHAnsi" w:cstheme="minorBidi"/>
          <w:kern w:val="2"/>
          <w:sz w:val="22"/>
          <w:szCs w:val="22"/>
          <w14:ligatures w14:val="standardContextual"/>
        </w:rPr>
      </w:pPr>
      <w:hyperlink w:anchor="_Toc169607923" w:history="1">
        <w:r w:rsidR="00475162" w:rsidRPr="00331C11">
          <w:rPr>
            <w:rStyle w:val="Hyperlink"/>
          </w:rPr>
          <w:t>5.13</w:t>
        </w:r>
        <w:r w:rsidR="00475162">
          <w:rPr>
            <w:rFonts w:asciiTheme="minorHAnsi" w:eastAsiaTheme="minorEastAsia" w:hAnsiTheme="minorHAnsi" w:cstheme="minorBidi"/>
            <w:kern w:val="2"/>
            <w:sz w:val="22"/>
            <w:szCs w:val="22"/>
            <w14:ligatures w14:val="standardContextual"/>
          </w:rPr>
          <w:tab/>
        </w:r>
        <w:r w:rsidR="00475162" w:rsidRPr="00331C11">
          <w:rPr>
            <w:rStyle w:val="Hyperlink"/>
            <w:kern w:val="32"/>
          </w:rPr>
          <w:t>Setup and Deployment Strategy</w:t>
        </w:r>
        <w:r w:rsidR="00475162">
          <w:rPr>
            <w:webHidden/>
          </w:rPr>
          <w:tab/>
        </w:r>
        <w:r w:rsidR="00475162">
          <w:rPr>
            <w:webHidden/>
          </w:rPr>
          <w:fldChar w:fldCharType="begin"/>
        </w:r>
        <w:r w:rsidR="00475162">
          <w:rPr>
            <w:webHidden/>
          </w:rPr>
          <w:instrText xml:space="preserve"> PAGEREF _Toc169607923 \h </w:instrText>
        </w:r>
        <w:r w:rsidR="00475162">
          <w:rPr>
            <w:webHidden/>
          </w:rPr>
        </w:r>
        <w:r w:rsidR="00475162">
          <w:rPr>
            <w:webHidden/>
          </w:rPr>
          <w:fldChar w:fldCharType="separate"/>
        </w:r>
        <w:r w:rsidR="00475162">
          <w:rPr>
            <w:webHidden/>
          </w:rPr>
          <w:t>30</w:t>
        </w:r>
        <w:r w:rsidR="00475162">
          <w:rPr>
            <w:webHidden/>
          </w:rPr>
          <w:fldChar w:fldCharType="end"/>
        </w:r>
      </w:hyperlink>
    </w:p>
    <w:p w14:paraId="63101AE4" w14:textId="4A884496"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24" w:history="1">
        <w:r w:rsidR="00475162" w:rsidRPr="00331C11">
          <w:rPr>
            <w:rStyle w:val="Hyperlink"/>
          </w:rPr>
          <w:t>Appendix A Glossary/ Definitions</w:t>
        </w:r>
        <w:r w:rsidR="00475162">
          <w:rPr>
            <w:webHidden/>
          </w:rPr>
          <w:tab/>
        </w:r>
        <w:r w:rsidR="00475162">
          <w:rPr>
            <w:webHidden/>
          </w:rPr>
          <w:fldChar w:fldCharType="begin"/>
        </w:r>
        <w:r w:rsidR="00475162">
          <w:rPr>
            <w:webHidden/>
          </w:rPr>
          <w:instrText xml:space="preserve"> PAGEREF _Toc169607924 \h </w:instrText>
        </w:r>
        <w:r w:rsidR="00475162">
          <w:rPr>
            <w:webHidden/>
          </w:rPr>
        </w:r>
        <w:r w:rsidR="00475162">
          <w:rPr>
            <w:webHidden/>
          </w:rPr>
          <w:fldChar w:fldCharType="separate"/>
        </w:r>
        <w:r w:rsidR="00475162">
          <w:rPr>
            <w:webHidden/>
          </w:rPr>
          <w:t>31</w:t>
        </w:r>
        <w:r w:rsidR="00475162">
          <w:rPr>
            <w:webHidden/>
          </w:rPr>
          <w:fldChar w:fldCharType="end"/>
        </w:r>
      </w:hyperlink>
    </w:p>
    <w:p w14:paraId="7BE49349" w14:textId="4C01C030"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25" w:history="1">
        <w:r w:rsidR="00475162" w:rsidRPr="00331C11">
          <w:rPr>
            <w:rStyle w:val="Hyperlink"/>
          </w:rPr>
          <w:t>Appendix B Related Documents/References</w:t>
        </w:r>
        <w:r w:rsidR="00475162">
          <w:rPr>
            <w:webHidden/>
          </w:rPr>
          <w:tab/>
        </w:r>
        <w:r w:rsidR="00475162">
          <w:rPr>
            <w:webHidden/>
          </w:rPr>
          <w:fldChar w:fldCharType="begin"/>
        </w:r>
        <w:r w:rsidR="00475162">
          <w:rPr>
            <w:webHidden/>
          </w:rPr>
          <w:instrText xml:space="preserve"> PAGEREF _Toc169607925 \h </w:instrText>
        </w:r>
        <w:r w:rsidR="00475162">
          <w:rPr>
            <w:webHidden/>
          </w:rPr>
        </w:r>
        <w:r w:rsidR="00475162">
          <w:rPr>
            <w:webHidden/>
          </w:rPr>
          <w:fldChar w:fldCharType="separate"/>
        </w:r>
        <w:r w:rsidR="00475162">
          <w:rPr>
            <w:webHidden/>
          </w:rPr>
          <w:t>32</w:t>
        </w:r>
        <w:r w:rsidR="00475162">
          <w:rPr>
            <w:webHidden/>
          </w:rPr>
          <w:fldChar w:fldCharType="end"/>
        </w:r>
      </w:hyperlink>
    </w:p>
    <w:p w14:paraId="0AF35E65" w14:textId="3BF4C378"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26" w:history="1">
        <w:r w:rsidR="00475162" w:rsidRPr="00331C11">
          <w:rPr>
            <w:rStyle w:val="Hyperlink"/>
          </w:rPr>
          <w:t>Appendix C Document Change History</w:t>
        </w:r>
        <w:r w:rsidR="00475162">
          <w:rPr>
            <w:webHidden/>
          </w:rPr>
          <w:tab/>
        </w:r>
        <w:r w:rsidR="00475162">
          <w:rPr>
            <w:webHidden/>
          </w:rPr>
          <w:fldChar w:fldCharType="begin"/>
        </w:r>
        <w:r w:rsidR="00475162">
          <w:rPr>
            <w:webHidden/>
          </w:rPr>
          <w:instrText xml:space="preserve"> PAGEREF _Toc169607926 \h </w:instrText>
        </w:r>
        <w:r w:rsidR="00475162">
          <w:rPr>
            <w:webHidden/>
          </w:rPr>
        </w:r>
        <w:r w:rsidR="00475162">
          <w:rPr>
            <w:webHidden/>
          </w:rPr>
          <w:fldChar w:fldCharType="separate"/>
        </w:r>
        <w:r w:rsidR="00475162">
          <w:rPr>
            <w:webHidden/>
          </w:rPr>
          <w:t>33</w:t>
        </w:r>
        <w:r w:rsidR="00475162">
          <w:rPr>
            <w:webHidden/>
          </w:rPr>
          <w:fldChar w:fldCharType="end"/>
        </w:r>
      </w:hyperlink>
    </w:p>
    <w:p w14:paraId="3578FA5F" w14:textId="495EF231" w:rsidR="00475162" w:rsidRDefault="00C72628">
      <w:pPr>
        <w:pStyle w:val="TOC1"/>
        <w:rPr>
          <w:rFonts w:asciiTheme="minorHAnsi" w:eastAsiaTheme="minorEastAsia" w:hAnsiTheme="minorHAnsi" w:cstheme="minorBidi"/>
          <w:b w:val="0"/>
          <w:kern w:val="2"/>
          <w:sz w:val="22"/>
          <w:szCs w:val="22"/>
          <w14:ligatures w14:val="standardContextual"/>
        </w:rPr>
      </w:pPr>
      <w:hyperlink w:anchor="_Toc169607927" w:history="1">
        <w:r w:rsidR="00475162" w:rsidRPr="00331C11">
          <w:rPr>
            <w:rStyle w:val="Hyperlink"/>
          </w:rPr>
          <w:t>Appendix D Review and Sign-off</w:t>
        </w:r>
        <w:r w:rsidR="00475162">
          <w:rPr>
            <w:webHidden/>
          </w:rPr>
          <w:tab/>
        </w:r>
        <w:r w:rsidR="00475162">
          <w:rPr>
            <w:webHidden/>
          </w:rPr>
          <w:fldChar w:fldCharType="begin"/>
        </w:r>
        <w:r w:rsidR="00475162">
          <w:rPr>
            <w:webHidden/>
          </w:rPr>
          <w:instrText xml:space="preserve"> PAGEREF _Toc169607927 \h </w:instrText>
        </w:r>
        <w:r w:rsidR="00475162">
          <w:rPr>
            <w:webHidden/>
          </w:rPr>
        </w:r>
        <w:r w:rsidR="00475162">
          <w:rPr>
            <w:webHidden/>
          </w:rPr>
          <w:fldChar w:fldCharType="separate"/>
        </w:r>
        <w:r w:rsidR="00475162">
          <w:rPr>
            <w:webHidden/>
          </w:rPr>
          <w:t>34</w:t>
        </w:r>
        <w:r w:rsidR="00475162">
          <w:rPr>
            <w:webHidden/>
          </w:rPr>
          <w:fldChar w:fldCharType="end"/>
        </w:r>
      </w:hyperlink>
    </w:p>
    <w:p w14:paraId="1324AFF2" w14:textId="7D29D265" w:rsidR="005A5535" w:rsidRDefault="00B7410C">
      <w:pPr>
        <w:pStyle w:val="Body"/>
        <w:rPr>
          <w:b/>
          <w:noProof/>
        </w:rPr>
      </w:pPr>
      <w:r>
        <w:rPr>
          <w:noProof/>
        </w:rPr>
        <w:fldChar w:fldCharType="end"/>
      </w:r>
    </w:p>
    <w:p w14:paraId="017E9D47" w14:textId="77777777" w:rsidR="00DD62B2" w:rsidRDefault="00DD62B2" w:rsidP="005B666B">
      <w:pPr>
        <w:pStyle w:val="heading10"/>
        <w:pBdr>
          <w:bottom w:val="none" w:sz="0" w:space="0" w:color="auto"/>
        </w:pBdr>
        <w:rPr>
          <w:noProof/>
        </w:rPr>
        <w:sectPr w:rsidR="00DD62B2" w:rsidSect="00E07670">
          <w:headerReference w:type="default" r:id="rId14"/>
          <w:footerReference w:type="even" r:id="rId15"/>
          <w:footerReference w:type="default" r:id="rId16"/>
          <w:footerReference w:type="first" r:id="rId17"/>
          <w:pgSz w:w="12240" w:h="15840" w:code="1"/>
          <w:pgMar w:top="1440" w:right="1080" w:bottom="1440" w:left="1080" w:header="720" w:footer="720" w:gutter="0"/>
          <w:pgNumType w:start="1"/>
          <w:cols w:space="720"/>
        </w:sectPr>
      </w:pPr>
    </w:p>
    <w:p w14:paraId="22D7026D" w14:textId="77777777" w:rsidR="005A5535" w:rsidRPr="002E498F" w:rsidRDefault="005A5535" w:rsidP="005B666B">
      <w:pPr>
        <w:pStyle w:val="heading10"/>
        <w:pBdr>
          <w:bottom w:val="none" w:sz="0" w:space="0" w:color="auto"/>
        </w:pBdr>
        <w:rPr>
          <w:sz w:val="32"/>
          <w:szCs w:val="32"/>
        </w:rPr>
      </w:pPr>
      <w:bookmarkStart w:id="1" w:name="_Toc169607899"/>
      <w:r w:rsidRPr="002E498F">
        <w:rPr>
          <w:sz w:val="32"/>
          <w:szCs w:val="32"/>
        </w:rPr>
        <w:lastRenderedPageBreak/>
        <w:t>Introduction</w:t>
      </w:r>
      <w:bookmarkEnd w:id="1"/>
    </w:p>
    <w:p w14:paraId="47504A7B" w14:textId="4DBADFC5" w:rsidR="00596AC5" w:rsidRDefault="00B8320B">
      <w:r>
        <w:t>External API (eAPI) Administration Portal empowers administrators to seamlessly integrate 3rd party systems, manage their access to critical court CMS data, and oversee authentication credentials. Built entirely on .NET 8 solutions, except for robust SQL database, this application ensures efficient data flow between the administration portal service and UI portals via a purpose-built common library. This portal simplifies interactions between UI portals and services, enhancing both security and operational effectiveness</w:t>
      </w:r>
      <w:r w:rsidR="00596AC5">
        <w:br w:type="page"/>
      </w:r>
    </w:p>
    <w:p w14:paraId="6E462E6B" w14:textId="77777777" w:rsidR="005A5535" w:rsidRPr="00FC777D" w:rsidRDefault="005A5535" w:rsidP="00FC777D">
      <w:pPr>
        <w:pStyle w:val="heading10"/>
        <w:pBdr>
          <w:bottom w:val="none" w:sz="0" w:space="0" w:color="auto"/>
        </w:pBdr>
        <w:rPr>
          <w:sz w:val="32"/>
          <w:szCs w:val="32"/>
        </w:rPr>
      </w:pPr>
      <w:bookmarkStart w:id="2" w:name="_Toc506705221"/>
      <w:bookmarkStart w:id="3" w:name="_Toc169607900"/>
      <w:r w:rsidRPr="00FC777D">
        <w:rPr>
          <w:sz w:val="32"/>
          <w:szCs w:val="32"/>
        </w:rPr>
        <w:lastRenderedPageBreak/>
        <w:t>System Architecture</w:t>
      </w:r>
      <w:bookmarkEnd w:id="2"/>
      <w:bookmarkEnd w:id="3"/>
      <w:r w:rsidRPr="00FC777D">
        <w:rPr>
          <w:sz w:val="32"/>
          <w:szCs w:val="32"/>
        </w:rPr>
        <w:t xml:space="preserve"> </w:t>
      </w:r>
    </w:p>
    <w:p w14:paraId="156FA1A1" w14:textId="77777777" w:rsidR="005A5535" w:rsidRPr="00FC777D" w:rsidRDefault="003201C2">
      <w:pPr>
        <w:pStyle w:val="heading20"/>
        <w:rPr>
          <w:sz w:val="28"/>
          <w:szCs w:val="28"/>
        </w:rPr>
      </w:pPr>
      <w:bookmarkStart w:id="4" w:name="_Toc169607901"/>
      <w:bookmarkStart w:id="5" w:name="_Toc506705222"/>
      <w:r w:rsidRPr="00FC777D">
        <w:rPr>
          <w:sz w:val="28"/>
          <w:szCs w:val="28"/>
        </w:rPr>
        <w:t>Distributed System View</w:t>
      </w:r>
      <w:bookmarkEnd w:id="4"/>
    </w:p>
    <w:bookmarkEnd w:id="5"/>
    <w:p w14:paraId="7698608C" w14:textId="77777777" w:rsidR="003201C2" w:rsidRPr="00FC777D" w:rsidRDefault="21CAF46C" w:rsidP="003201C2">
      <w:pPr>
        <w:pStyle w:val="heading30"/>
        <w:tabs>
          <w:tab w:val="clear" w:pos="720"/>
          <w:tab w:val="num" w:pos="1440"/>
        </w:tabs>
        <w:ind w:left="1440"/>
        <w:rPr>
          <w:b w:val="0"/>
          <w:sz w:val="26"/>
          <w:szCs w:val="26"/>
        </w:rPr>
      </w:pPr>
      <w:r w:rsidRPr="0E18F3EE">
        <w:rPr>
          <w:b w:val="0"/>
          <w:sz w:val="26"/>
          <w:szCs w:val="26"/>
        </w:rPr>
        <w:t>Application Connection Diagram</w:t>
      </w:r>
    </w:p>
    <w:p w14:paraId="3BB18337" w14:textId="14711ACB" w:rsidR="00E17874" w:rsidRPr="00D7253F" w:rsidRDefault="5C59C7CB" w:rsidP="0E18F3EE">
      <w:pPr>
        <w:ind w:left="720"/>
      </w:pPr>
      <w:r>
        <w:rPr>
          <w:noProof/>
        </w:rPr>
        <w:drawing>
          <wp:inline distT="0" distB="0" distL="0" distR="0" wp14:anchorId="4A71ACB1" wp14:editId="3BBBD1A5">
            <wp:extent cx="6210298" cy="6400800"/>
            <wp:effectExtent l="0" t="0" r="0" b="0"/>
            <wp:docPr id="967868279" name="Picture 96786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10298" cy="6400800"/>
                    </a:xfrm>
                    <a:prstGeom prst="rect">
                      <a:avLst/>
                    </a:prstGeom>
                  </pic:spPr>
                </pic:pic>
              </a:graphicData>
            </a:graphic>
          </wp:inline>
        </w:drawing>
      </w:r>
    </w:p>
    <w:p w14:paraId="2403B258" w14:textId="77777777" w:rsidR="00E17874" w:rsidRPr="00D7253F" w:rsidRDefault="00E17874" w:rsidP="00D7253F"/>
    <w:p w14:paraId="3CDD99E2" w14:textId="3213F050" w:rsidR="00135006" w:rsidRDefault="005735F1" w:rsidP="00135006">
      <w:pPr>
        <w:pStyle w:val="heading30"/>
        <w:tabs>
          <w:tab w:val="clear" w:pos="720"/>
          <w:tab w:val="num" w:pos="1440"/>
        </w:tabs>
        <w:ind w:left="1440"/>
      </w:pPr>
      <w:r>
        <w:rPr>
          <w:b w:val="0"/>
          <w:sz w:val="26"/>
          <w:szCs w:val="26"/>
        </w:rPr>
        <w:lastRenderedPageBreak/>
        <w:t>Azure Key Vault</w:t>
      </w:r>
    </w:p>
    <w:p w14:paraId="3FFC8E13" w14:textId="77777777" w:rsidR="00B8320B" w:rsidRDefault="00B8320B" w:rsidP="00B8320B">
      <w:pPr>
        <w:ind w:left="720"/>
      </w:pPr>
      <w:r>
        <w:t>Azure Key Vault is a service provided by Azure to securely manage application secrets. It allows for the centralized control of application configuration within an Azure tenant. Applications consume Key Vault key/value pairs using the appropriate web services. The Azure Key Vault platform is provided and maintained by Microsoft but administered by AOC staff.</w:t>
      </w:r>
    </w:p>
    <w:p w14:paraId="2F25FFC3" w14:textId="56019285" w:rsidR="007B7D58" w:rsidRDefault="007B7D58" w:rsidP="007B7D58">
      <w:pPr>
        <w:pStyle w:val="heading30"/>
        <w:tabs>
          <w:tab w:val="clear" w:pos="720"/>
          <w:tab w:val="num" w:pos="1440"/>
        </w:tabs>
        <w:ind w:left="1440"/>
      </w:pPr>
      <w:r>
        <w:rPr>
          <w:b w:val="0"/>
          <w:sz w:val="26"/>
          <w:szCs w:val="26"/>
        </w:rPr>
        <w:t>Azure Application Configuration</w:t>
      </w:r>
    </w:p>
    <w:p w14:paraId="36FE5B53" w14:textId="77777777" w:rsidR="00B8320B" w:rsidRDefault="00B8320B" w:rsidP="00B8320B">
      <w:pPr>
        <w:ind w:left="720"/>
      </w:pPr>
      <w:r>
        <w:t>Azure Application Configuration is a service provided by Azure to manage application configuration details. It allows for the centralized control of application configuration within an Azure tenant. Applications consume Application Configuration key/value pairs using the appropriate web services. The Azure Application Configuration platform is provided and maintained by Microsoft but administered by AOC staff.</w:t>
      </w:r>
    </w:p>
    <w:p w14:paraId="326A84E2" w14:textId="77777777" w:rsidR="00B8320B" w:rsidRDefault="00B8320B" w:rsidP="00135006">
      <w:pPr>
        <w:ind w:left="720"/>
      </w:pPr>
    </w:p>
    <w:p w14:paraId="5C9A132D" w14:textId="53054D99" w:rsidR="007B7D58" w:rsidRDefault="007B7D58" w:rsidP="007B7D58">
      <w:pPr>
        <w:pStyle w:val="heading30"/>
        <w:tabs>
          <w:tab w:val="clear" w:pos="720"/>
          <w:tab w:val="num" w:pos="1440"/>
        </w:tabs>
        <w:ind w:left="1440"/>
      </w:pPr>
      <w:r>
        <w:rPr>
          <w:b w:val="0"/>
          <w:sz w:val="26"/>
          <w:szCs w:val="26"/>
        </w:rPr>
        <w:t>Azure Application Insights</w:t>
      </w:r>
    </w:p>
    <w:p w14:paraId="5934CE75" w14:textId="77777777" w:rsidR="00B8320B" w:rsidRDefault="00B8320B" w:rsidP="00B8320B">
      <w:pPr>
        <w:ind w:left="720"/>
      </w:pPr>
      <w:r>
        <w:t>Azure Application Insights is a service provided by Azure to allow for observability of applications, particularly around logging, performance timing, and security. It allows for centralized tracking of application health indicators. Applications utilize Application Insights with Microsoft-provided libraries that transmit telemetry to the Azure Cloud. The Application Insights platform is provided and maintained by Microsoft but administered by AOC staff.</w:t>
      </w:r>
    </w:p>
    <w:p w14:paraId="733FA036" w14:textId="3C2834FA" w:rsidR="007C0D7D" w:rsidRPr="00B8320B" w:rsidRDefault="007C0D7D" w:rsidP="007C0D7D">
      <w:pPr>
        <w:pStyle w:val="heading30"/>
        <w:tabs>
          <w:tab w:val="clear" w:pos="720"/>
          <w:tab w:val="num" w:pos="1440"/>
        </w:tabs>
        <w:ind w:left="1440"/>
      </w:pPr>
      <w:r w:rsidRPr="00B8320B">
        <w:rPr>
          <w:b w:val="0"/>
          <w:sz w:val="26"/>
          <w:szCs w:val="26"/>
        </w:rPr>
        <w:t>AOC External ldP (Identity Provider)</w:t>
      </w:r>
    </w:p>
    <w:p w14:paraId="6291AD50" w14:textId="77777777" w:rsidR="00B8320B" w:rsidRDefault="00B8320B" w:rsidP="00B8320B">
      <w:pPr>
        <w:ind w:left="720"/>
      </w:pPr>
      <w:r>
        <w:t xml:space="preserve">The External IdP is only used by the admin portal for its </w:t>
      </w:r>
      <w:commentRangeStart w:id="6"/>
      <w:r>
        <w:t>claims</w:t>
      </w:r>
      <w:commentRangeEnd w:id="6"/>
      <w:r w:rsidR="00C72628">
        <w:rPr>
          <w:rStyle w:val="CommentReference"/>
          <w:rFonts w:ascii="Times New Roman" w:hAnsi="Times New Roman"/>
        </w:rPr>
        <w:commentReference w:id="6"/>
      </w:r>
      <w:r>
        <w:t xml:space="preserve"> extension SQL database which holds the list of administrators used for authorization and data display purposes.</w:t>
      </w:r>
    </w:p>
    <w:p w14:paraId="6DD2CA9A" w14:textId="16667E96" w:rsidR="007C0D7D" w:rsidRDefault="007C0D7D" w:rsidP="007C0D7D">
      <w:pPr>
        <w:pStyle w:val="heading30"/>
        <w:tabs>
          <w:tab w:val="clear" w:pos="720"/>
          <w:tab w:val="num" w:pos="1440"/>
        </w:tabs>
        <w:ind w:left="1440"/>
      </w:pPr>
      <w:r>
        <w:rPr>
          <w:b w:val="0"/>
          <w:sz w:val="26"/>
          <w:szCs w:val="26"/>
        </w:rPr>
        <w:t>AOC Internal ldP (Identity Provider)</w:t>
      </w:r>
    </w:p>
    <w:p w14:paraId="394D00E8" w14:textId="77777777" w:rsidR="00B8320B" w:rsidRDefault="00B8320B" w:rsidP="00B8320B">
      <w:pPr>
        <w:ind w:left="720"/>
      </w:pPr>
      <w:r>
        <w:t>The AOC Internal IdP provides the ability to log in with accounts that are centrally managed by AOC, including AOC staff and administrator staff. The AOC Internal IdP platform is provided and maintained by AOC. The internal IdP is backed by Active Directory.</w:t>
      </w:r>
    </w:p>
    <w:p w14:paraId="258DAE0D" w14:textId="7A2463F0" w:rsidR="00B94C20" w:rsidRDefault="00B94C20" w:rsidP="00B94C20">
      <w:pPr>
        <w:pStyle w:val="heading30"/>
        <w:tabs>
          <w:tab w:val="clear" w:pos="720"/>
          <w:tab w:val="num" w:pos="1440"/>
        </w:tabs>
        <w:ind w:left="1440"/>
      </w:pPr>
      <w:r>
        <w:rPr>
          <w:b w:val="0"/>
          <w:sz w:val="26"/>
          <w:szCs w:val="26"/>
        </w:rPr>
        <w:t xml:space="preserve">Azure </w:t>
      </w:r>
      <w:commentRangeStart w:id="7"/>
      <w:r>
        <w:rPr>
          <w:b w:val="0"/>
          <w:sz w:val="26"/>
          <w:szCs w:val="26"/>
        </w:rPr>
        <w:t>Blob</w:t>
      </w:r>
      <w:commentRangeEnd w:id="7"/>
      <w:r w:rsidR="00C72628">
        <w:rPr>
          <w:rStyle w:val="CommentReference"/>
          <w:rFonts w:ascii="Times New Roman" w:hAnsi="Times New Roman"/>
          <w:b w:val="0"/>
        </w:rPr>
        <w:commentReference w:id="7"/>
      </w:r>
      <w:r>
        <w:rPr>
          <w:b w:val="0"/>
          <w:sz w:val="26"/>
          <w:szCs w:val="26"/>
        </w:rPr>
        <w:t xml:space="preserve"> Storage</w:t>
      </w:r>
    </w:p>
    <w:p w14:paraId="7B7799C6" w14:textId="77777777" w:rsidR="00B94C20" w:rsidRPr="00E85C8B" w:rsidRDefault="00B94C20" w:rsidP="00B94C20">
      <w:pPr>
        <w:pStyle w:val="Body"/>
        <w:ind w:left="720"/>
      </w:pPr>
      <w:r>
        <w:t>Azure Blob Storage is a cloud-based object storage service provided by Microsoft Azure. It allows you to store enormous amounts of unstructured data, such as text or binary data, in the cloud. Azure Blob Storage provides a reliable and scalable solution for storing and managing enormous amounts of unstructured data in the cloud, with built-in features for security, availability, and cost optimization. This portal will use blob storage to store the uploaded documents in a secured encrypted format.</w:t>
      </w:r>
    </w:p>
    <w:p w14:paraId="516EBCE0" w14:textId="1B8EEBBD" w:rsidR="009C5DC9" w:rsidRDefault="009C5DC9" w:rsidP="009C5DC9">
      <w:pPr>
        <w:pStyle w:val="heading30"/>
        <w:tabs>
          <w:tab w:val="clear" w:pos="720"/>
          <w:tab w:val="num" w:pos="1440"/>
        </w:tabs>
        <w:ind w:left="1440"/>
      </w:pPr>
      <w:r>
        <w:rPr>
          <w:b w:val="0"/>
          <w:sz w:val="26"/>
          <w:szCs w:val="26"/>
        </w:rPr>
        <w:t>Email Service</w:t>
      </w:r>
    </w:p>
    <w:p w14:paraId="6B73B5A3" w14:textId="6594C388" w:rsidR="009C5DC9" w:rsidRDefault="00B94C20" w:rsidP="007C0D7D">
      <w:pPr>
        <w:ind w:left="720"/>
      </w:pPr>
      <w:r>
        <w:t>The Email Service allows for sending e-mails to the 3</w:t>
      </w:r>
      <w:r w:rsidRPr="009C5DC9">
        <w:rPr>
          <w:vertAlign w:val="superscript"/>
        </w:rPr>
        <w:t>rd</w:t>
      </w:r>
      <w:r>
        <w:t xml:space="preserve"> Party System contacts when System is Removed, Updated and Suspended via the eAPI Administration Web Portal. The Email Service is provided and maintained by AOC and will use SMTP server to execute email operations</w:t>
      </w:r>
      <w:r w:rsidR="009D5D62">
        <w:t>.</w:t>
      </w:r>
    </w:p>
    <w:p w14:paraId="5CA2F82B" w14:textId="77777777" w:rsidR="007C0D7D" w:rsidRPr="00C073D1" w:rsidRDefault="007C0D7D" w:rsidP="00135006">
      <w:pPr>
        <w:ind w:left="720"/>
      </w:pPr>
    </w:p>
    <w:p w14:paraId="2D74107D" w14:textId="59397BA6" w:rsidR="00451024" w:rsidRDefault="00E17874" w:rsidP="00451024">
      <w:pPr>
        <w:pStyle w:val="heading30"/>
        <w:tabs>
          <w:tab w:val="clear" w:pos="720"/>
          <w:tab w:val="num" w:pos="1440"/>
        </w:tabs>
        <w:ind w:left="1440"/>
      </w:pPr>
      <w:r>
        <w:lastRenderedPageBreak/>
        <w:t xml:space="preserve"> </w:t>
      </w:r>
      <w:r w:rsidR="00AD0818">
        <w:rPr>
          <w:b w:val="0"/>
          <w:sz w:val="26"/>
          <w:szCs w:val="26"/>
        </w:rPr>
        <w:t>eAPI Administration Portal</w:t>
      </w:r>
    </w:p>
    <w:p w14:paraId="7228C1C0" w14:textId="77777777" w:rsidR="00451024" w:rsidRDefault="00451024" w:rsidP="00451024">
      <w:pPr>
        <w:pStyle w:val="Heading40"/>
        <w:tabs>
          <w:tab w:val="clear" w:pos="900"/>
          <w:tab w:val="left" w:pos="1800"/>
        </w:tabs>
        <w:ind w:left="1800" w:hanging="954"/>
      </w:pPr>
      <w:bookmarkStart w:id="8" w:name="_Toc100645961"/>
      <w:r>
        <w:t>Application Description</w:t>
      </w:r>
      <w:bookmarkEnd w:id="8"/>
    </w:p>
    <w:p w14:paraId="64086D41" w14:textId="0C7F8B91" w:rsidR="00B94C20" w:rsidRPr="00C073D1" w:rsidRDefault="00B94C20" w:rsidP="00B94C20">
      <w:pPr>
        <w:ind w:left="720"/>
      </w:pPr>
      <w:r>
        <w:t>The eAPI Administration Portal allows the administrators to add 3</w:t>
      </w:r>
      <w:r w:rsidRPr="00AD0818">
        <w:rPr>
          <w:vertAlign w:val="superscript"/>
        </w:rPr>
        <w:t>rd</w:t>
      </w:r>
      <w:r>
        <w:t xml:space="preserve"> party systems to the portal, manage those system’s access to court CMS data, and manage the authentication credentials for the 3</w:t>
      </w:r>
      <w:r w:rsidRPr="00EF4C0C">
        <w:rPr>
          <w:vertAlign w:val="superscript"/>
        </w:rPr>
        <w:t>rd</w:t>
      </w:r>
      <w:r>
        <w:t xml:space="preserve"> party system into the eAPI</w:t>
      </w:r>
      <w:r w:rsidR="005D752C">
        <w:t>.</w:t>
      </w:r>
    </w:p>
    <w:p w14:paraId="78DC7A2A" w14:textId="77777777" w:rsidR="00451024" w:rsidRDefault="00451024" w:rsidP="00451024">
      <w:pPr>
        <w:pStyle w:val="Heading40"/>
        <w:tabs>
          <w:tab w:val="clear" w:pos="900"/>
          <w:tab w:val="left" w:pos="1800"/>
        </w:tabs>
        <w:ind w:left="1800" w:hanging="954"/>
      </w:pPr>
      <w:bookmarkStart w:id="9" w:name="_Toc100645962"/>
      <w:r>
        <w:t>Technology Portfolio</w:t>
      </w:r>
      <w:bookmarkEnd w:id="9"/>
    </w:p>
    <w:p w14:paraId="1C97F566" w14:textId="77777777" w:rsidR="00B94C20" w:rsidRDefault="00B94C20" w:rsidP="00B94C20">
      <w:pPr>
        <w:ind w:left="720"/>
      </w:pPr>
      <w:r>
        <w:t>This ASP.NET Core MVC web application runs on .NET 8, Windows Server 2019, and IIS 10. It relies on the service client, common user interface library, eAPI Admin Portal service, and eAPI management database.  It also relies on jQuery-UI, jQuery-validate, jQuery Data Tables, Font Awesome and Bootstrap to aid in client-side UI rendering and interactions. It may use other jQuery open-source libraries if required during development phase.</w:t>
      </w:r>
    </w:p>
    <w:p w14:paraId="2736CCAB" w14:textId="77777777" w:rsidR="0086351E" w:rsidRDefault="0086351E" w:rsidP="0086351E">
      <w:pPr>
        <w:pStyle w:val="heading30"/>
        <w:tabs>
          <w:tab w:val="clear" w:pos="720"/>
          <w:tab w:val="num" w:pos="1440"/>
          <w:tab w:val="num" w:pos="6660"/>
        </w:tabs>
        <w:ind w:left="1440"/>
      </w:pPr>
      <w:r>
        <w:rPr>
          <w:b w:val="0"/>
          <w:sz w:val="26"/>
          <w:szCs w:val="26"/>
        </w:rPr>
        <w:t xml:space="preserve">Common Cloud </w:t>
      </w:r>
      <w:commentRangeStart w:id="10"/>
      <w:r>
        <w:rPr>
          <w:b w:val="0"/>
          <w:sz w:val="26"/>
          <w:szCs w:val="26"/>
        </w:rPr>
        <w:t>Authentication</w:t>
      </w:r>
      <w:commentRangeEnd w:id="10"/>
      <w:r w:rsidR="00C72628">
        <w:rPr>
          <w:rStyle w:val="CommentReference"/>
          <w:rFonts w:ascii="Times New Roman" w:hAnsi="Times New Roman"/>
          <w:b w:val="0"/>
        </w:rPr>
        <w:commentReference w:id="10"/>
      </w:r>
      <w:r>
        <w:rPr>
          <w:b w:val="0"/>
          <w:sz w:val="26"/>
          <w:szCs w:val="26"/>
        </w:rPr>
        <w:t xml:space="preserve"> Library</w:t>
      </w:r>
    </w:p>
    <w:p w14:paraId="7C567E0E" w14:textId="77777777" w:rsidR="0086351E" w:rsidRDefault="0086351E" w:rsidP="0086351E">
      <w:pPr>
        <w:pStyle w:val="Heading40"/>
        <w:tabs>
          <w:tab w:val="clear" w:pos="900"/>
          <w:tab w:val="left" w:pos="1800"/>
        </w:tabs>
        <w:ind w:left="1800" w:hanging="954"/>
      </w:pPr>
      <w:r>
        <w:t>Application Description</w:t>
      </w:r>
    </w:p>
    <w:p w14:paraId="1D2ED94C" w14:textId="0CE58987" w:rsidR="0086351E" w:rsidRPr="00C073D1" w:rsidRDefault="0086351E" w:rsidP="0086351E">
      <w:pPr>
        <w:ind w:left="720"/>
      </w:pPr>
      <w:r>
        <w:t xml:space="preserve">The common cloud authentication library provides for the reuse of code that is used to integrate with Azure services across all of the web portals in the </w:t>
      </w:r>
      <w:r w:rsidR="00B94C20">
        <w:t>admin portal</w:t>
      </w:r>
      <w:r>
        <w:t>.</w:t>
      </w:r>
    </w:p>
    <w:p w14:paraId="2952F5FA" w14:textId="77777777" w:rsidR="0086351E" w:rsidRDefault="0086351E" w:rsidP="0086351E">
      <w:pPr>
        <w:pStyle w:val="Heading40"/>
        <w:tabs>
          <w:tab w:val="clear" w:pos="900"/>
          <w:tab w:val="left" w:pos="1800"/>
        </w:tabs>
        <w:ind w:left="1800" w:hanging="954"/>
      </w:pPr>
      <w:r>
        <w:t>Technology Portfolio</w:t>
      </w:r>
    </w:p>
    <w:p w14:paraId="6EB34897" w14:textId="1574816E" w:rsidR="0086351E" w:rsidRDefault="0086351E" w:rsidP="0086351E">
      <w:pPr>
        <w:ind w:left="720"/>
      </w:pPr>
      <w:r>
        <w:t xml:space="preserve">This is a .NET </w:t>
      </w:r>
      <w:r w:rsidR="00952E98">
        <w:t>6</w:t>
      </w:r>
      <w:r>
        <w:t xml:space="preserve"> class library application utilized within the web portals.</w:t>
      </w:r>
    </w:p>
    <w:p w14:paraId="6EF4C1B6" w14:textId="77777777" w:rsidR="0086351E" w:rsidRDefault="0086351E" w:rsidP="0086351E">
      <w:pPr>
        <w:ind w:left="720"/>
      </w:pPr>
    </w:p>
    <w:p w14:paraId="3EB862DF" w14:textId="77777777" w:rsidR="0086351E" w:rsidRDefault="0086351E" w:rsidP="0086351E">
      <w:pPr>
        <w:pStyle w:val="heading30"/>
        <w:tabs>
          <w:tab w:val="clear" w:pos="720"/>
          <w:tab w:val="num" w:pos="1440"/>
          <w:tab w:val="num" w:pos="6660"/>
        </w:tabs>
        <w:ind w:left="1440"/>
      </w:pPr>
      <w:r>
        <w:rPr>
          <w:b w:val="0"/>
          <w:sz w:val="26"/>
          <w:szCs w:val="26"/>
        </w:rPr>
        <w:t xml:space="preserve">Common User </w:t>
      </w:r>
      <w:commentRangeStart w:id="11"/>
      <w:r>
        <w:rPr>
          <w:b w:val="0"/>
          <w:sz w:val="26"/>
          <w:szCs w:val="26"/>
        </w:rPr>
        <w:t>Interface</w:t>
      </w:r>
      <w:commentRangeEnd w:id="11"/>
      <w:r w:rsidR="00C72628">
        <w:rPr>
          <w:rStyle w:val="CommentReference"/>
          <w:rFonts w:ascii="Times New Roman" w:hAnsi="Times New Roman"/>
          <w:b w:val="0"/>
        </w:rPr>
        <w:commentReference w:id="11"/>
      </w:r>
      <w:r>
        <w:rPr>
          <w:b w:val="0"/>
          <w:sz w:val="26"/>
          <w:szCs w:val="26"/>
        </w:rPr>
        <w:t xml:space="preserve"> Library</w:t>
      </w:r>
    </w:p>
    <w:p w14:paraId="42B5D350" w14:textId="77777777" w:rsidR="0086351E" w:rsidRDefault="0086351E" w:rsidP="0086351E">
      <w:pPr>
        <w:pStyle w:val="Heading40"/>
        <w:tabs>
          <w:tab w:val="clear" w:pos="900"/>
          <w:tab w:val="left" w:pos="1800"/>
        </w:tabs>
        <w:ind w:left="1800" w:hanging="954"/>
      </w:pPr>
      <w:r>
        <w:t>Application Description</w:t>
      </w:r>
    </w:p>
    <w:p w14:paraId="547876C8" w14:textId="1B2BF58A" w:rsidR="0086351E" w:rsidRPr="00C073D1" w:rsidRDefault="0086351E" w:rsidP="0086351E">
      <w:pPr>
        <w:ind w:left="720"/>
      </w:pPr>
      <w:r>
        <w:t xml:space="preserve">The common user interface library provides for the reuse of user interface elements that are shared across the various web portals within the </w:t>
      </w:r>
      <w:r w:rsidR="00B94C20">
        <w:t>admin portal</w:t>
      </w:r>
      <w:r w:rsidR="005D752C">
        <w:t>.</w:t>
      </w:r>
    </w:p>
    <w:p w14:paraId="2C71C4E1" w14:textId="77777777" w:rsidR="0086351E" w:rsidRDefault="0086351E" w:rsidP="0086351E">
      <w:pPr>
        <w:pStyle w:val="Heading40"/>
        <w:tabs>
          <w:tab w:val="clear" w:pos="900"/>
          <w:tab w:val="left" w:pos="1800"/>
        </w:tabs>
        <w:ind w:left="1800" w:hanging="954"/>
      </w:pPr>
      <w:r>
        <w:t>Technology Portfolio</w:t>
      </w:r>
    </w:p>
    <w:p w14:paraId="239AA6A2" w14:textId="626A8095" w:rsidR="0086351E" w:rsidRDefault="0086351E" w:rsidP="0086351E">
      <w:pPr>
        <w:ind w:left="720"/>
      </w:pPr>
      <w:r>
        <w:t xml:space="preserve">This is a .NET </w:t>
      </w:r>
      <w:r w:rsidR="00952E98">
        <w:t>6</w:t>
      </w:r>
      <w:r>
        <w:t xml:space="preserve"> class library application utilized within the web portals.</w:t>
      </w:r>
    </w:p>
    <w:p w14:paraId="7EF765D8" w14:textId="77777777" w:rsidR="0086351E" w:rsidRDefault="0086351E" w:rsidP="0086351E">
      <w:pPr>
        <w:pStyle w:val="heading30"/>
        <w:tabs>
          <w:tab w:val="clear" w:pos="720"/>
          <w:tab w:val="num" w:pos="1440"/>
          <w:tab w:val="num" w:pos="6660"/>
        </w:tabs>
        <w:ind w:left="1440"/>
      </w:pPr>
      <w:r>
        <w:rPr>
          <w:b w:val="0"/>
          <w:sz w:val="26"/>
          <w:szCs w:val="26"/>
        </w:rPr>
        <w:t>Aoc.Web</w:t>
      </w:r>
    </w:p>
    <w:p w14:paraId="740B1D3B" w14:textId="77777777" w:rsidR="0086351E" w:rsidRPr="00C073D1" w:rsidRDefault="0086351E" w:rsidP="0086351E">
      <w:pPr>
        <w:ind w:left="720"/>
      </w:pPr>
      <w:r>
        <w:t>This NuGet package contains common code utilized by all AOC-maintained web applications. Functions in this library support usage of web service clients, custom exceptions, and App Insights logging, amongst other features.</w:t>
      </w:r>
    </w:p>
    <w:p w14:paraId="696D53BF" w14:textId="77777777" w:rsidR="0086351E" w:rsidRDefault="0086351E" w:rsidP="0086351E">
      <w:pPr>
        <w:pStyle w:val="heading30"/>
        <w:tabs>
          <w:tab w:val="clear" w:pos="720"/>
          <w:tab w:val="num" w:pos="1440"/>
          <w:tab w:val="num" w:pos="6660"/>
        </w:tabs>
        <w:ind w:left="1440"/>
      </w:pPr>
      <w:proofErr w:type="spellStart"/>
      <w:r>
        <w:rPr>
          <w:b w:val="0"/>
          <w:sz w:val="26"/>
          <w:szCs w:val="26"/>
        </w:rPr>
        <w:t>Aoc.DAL</w:t>
      </w:r>
      <w:proofErr w:type="spellEnd"/>
    </w:p>
    <w:p w14:paraId="2232B535" w14:textId="77777777" w:rsidR="0086351E" w:rsidRPr="00C073D1" w:rsidRDefault="26F0A496" w:rsidP="0086351E">
      <w:pPr>
        <w:ind w:left="720"/>
      </w:pPr>
      <w:r>
        <w:t>This NuGet package contains common code utilized for data access layers in AOC applications. It contains convenience code for writing database access layer classes.</w:t>
      </w:r>
    </w:p>
    <w:p w14:paraId="719D6581" w14:textId="77777777" w:rsidR="0086351E" w:rsidRDefault="0086351E" w:rsidP="0086351E">
      <w:pPr>
        <w:ind w:left="720"/>
      </w:pPr>
    </w:p>
    <w:p w14:paraId="7829A4E3" w14:textId="08922778" w:rsidR="00501E4C" w:rsidRDefault="00596AC5" w:rsidP="00193DE6">
      <w:r>
        <w:br w:type="page"/>
      </w:r>
      <w:r w:rsidR="003201C2" w:rsidRPr="00C073D1">
        <w:rPr>
          <w:sz w:val="28"/>
          <w:szCs w:val="28"/>
        </w:rPr>
        <w:lastRenderedPageBreak/>
        <w:t xml:space="preserve">Logical </w:t>
      </w:r>
      <w:r w:rsidR="00E4382E">
        <w:rPr>
          <w:sz w:val="28"/>
          <w:szCs w:val="28"/>
        </w:rPr>
        <w:t>Host</w:t>
      </w:r>
      <w:r w:rsidR="003201C2" w:rsidRPr="00C073D1">
        <w:rPr>
          <w:sz w:val="28"/>
          <w:szCs w:val="28"/>
        </w:rPr>
        <w:t xml:space="preserve"> View</w:t>
      </w:r>
    </w:p>
    <w:p w14:paraId="67B2B436" w14:textId="48DF60F9" w:rsidR="00501E4C" w:rsidRDefault="00501E4C" w:rsidP="00D7253F">
      <w:pPr>
        <w:pStyle w:val="Body"/>
        <w:ind w:left="270"/>
        <w:rPr>
          <w:rFonts w:cs="Arial"/>
        </w:rPr>
      </w:pPr>
    </w:p>
    <w:p w14:paraId="2D4DA49C" w14:textId="4F5FA944" w:rsidR="00D752C5" w:rsidRDefault="673DC786" w:rsidP="5E3BA5BC">
      <w:pPr>
        <w:pStyle w:val="Body"/>
        <w:ind w:left="1440"/>
      </w:pPr>
      <w:r>
        <w:rPr>
          <w:noProof/>
        </w:rPr>
        <w:drawing>
          <wp:inline distT="0" distB="0" distL="0" distR="0" wp14:anchorId="03C17CAB" wp14:editId="33D29CDB">
            <wp:extent cx="4572000" cy="3190875"/>
            <wp:effectExtent l="0" t="0" r="0" b="0"/>
            <wp:docPr id="706253803" name="Picture 7062538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4DB872D4" w14:textId="73BAE6DD" w:rsidR="00135006" w:rsidRPr="005B666B" w:rsidRDefault="15B432E9" w:rsidP="00135006">
      <w:pPr>
        <w:pStyle w:val="heading30"/>
        <w:tabs>
          <w:tab w:val="clear" w:pos="720"/>
          <w:tab w:val="num" w:pos="1440"/>
        </w:tabs>
        <w:ind w:left="1440"/>
        <w:rPr>
          <w:rFonts w:cs="Arial"/>
          <w:b w:val="0"/>
        </w:rPr>
      </w:pPr>
      <w:r>
        <w:rPr>
          <w:b w:val="0"/>
        </w:rPr>
        <w:t xml:space="preserve">Azure Key </w:t>
      </w:r>
      <w:commentRangeStart w:id="12"/>
      <w:r>
        <w:rPr>
          <w:b w:val="0"/>
        </w:rPr>
        <w:t>Vault</w:t>
      </w:r>
      <w:commentRangeEnd w:id="12"/>
      <w:r w:rsidR="00C72628">
        <w:rPr>
          <w:rStyle w:val="CommentReference"/>
          <w:rFonts w:ascii="Times New Roman" w:hAnsi="Times New Roman"/>
          <w:b w:val="0"/>
        </w:rPr>
        <w:commentReference w:id="12"/>
      </w:r>
    </w:p>
    <w:p w14:paraId="32D95B61" w14:textId="19DCA82E" w:rsidR="00882D10" w:rsidRPr="00C2634C" w:rsidRDefault="00882D10" w:rsidP="00135006">
      <w:pPr>
        <w:ind w:left="720"/>
      </w:pPr>
      <w:r>
        <w:t xml:space="preserve">The Azure Key Vault Host is contained within the Microsoft-provisioned resources supporting the AOC Public Azure Tenant. Configuration of this host is determined by selections made when provisioning the Azure Key Vault </w:t>
      </w:r>
      <w:r w:rsidR="1BFA2EB0">
        <w:t>environment and</w:t>
      </w:r>
      <w:r>
        <w:t xml:space="preserve"> is </w:t>
      </w:r>
      <w:r w:rsidR="2C636FAD">
        <w:t>outside</w:t>
      </w:r>
      <w:r>
        <w:t xml:space="preserve"> of AOC control.</w:t>
      </w:r>
    </w:p>
    <w:p w14:paraId="55D41E5E" w14:textId="6FCF2362" w:rsidR="005A5535" w:rsidRPr="005B666B" w:rsidRDefault="15B432E9" w:rsidP="005B666B">
      <w:pPr>
        <w:pStyle w:val="heading30"/>
        <w:tabs>
          <w:tab w:val="clear" w:pos="720"/>
          <w:tab w:val="num" w:pos="1440"/>
        </w:tabs>
        <w:ind w:left="1440"/>
        <w:rPr>
          <w:rFonts w:cs="Arial"/>
          <w:b w:val="0"/>
        </w:rPr>
      </w:pPr>
      <w:r>
        <w:rPr>
          <w:b w:val="0"/>
        </w:rPr>
        <w:t>Azure App Configuration Host</w:t>
      </w:r>
    </w:p>
    <w:p w14:paraId="7CBB9D3F" w14:textId="27A8C35F" w:rsidR="00882D10" w:rsidRDefault="00882D10" w:rsidP="00882D10">
      <w:pPr>
        <w:ind w:left="720"/>
      </w:pPr>
      <w:bookmarkStart w:id="13" w:name="_Hlk169200136"/>
      <w:r>
        <w:t xml:space="preserve">The Azure App Configuration Host is contained within the Microsoft-provisioned resources supporting the AOC Public Azure Tenant. </w:t>
      </w:r>
      <w:r w:rsidR="49E7CFC9">
        <w:t>The configuration</w:t>
      </w:r>
      <w:r>
        <w:t xml:space="preserve"> of this host is determined by selections made when provisioning the Azure App Configuration </w:t>
      </w:r>
      <w:r w:rsidR="3ABC3085">
        <w:t>environment and</w:t>
      </w:r>
      <w:r>
        <w:t xml:space="preserve"> is </w:t>
      </w:r>
      <w:r w:rsidR="37A29973">
        <w:t>outside</w:t>
      </w:r>
      <w:r>
        <w:t xml:space="preserve"> of AOC control</w:t>
      </w:r>
      <w:bookmarkEnd w:id="13"/>
      <w:r>
        <w:t>.</w:t>
      </w:r>
    </w:p>
    <w:p w14:paraId="46F3051A" w14:textId="6AB46C95" w:rsidR="00882D10" w:rsidRPr="005B666B" w:rsidRDefault="15B432E9" w:rsidP="00882D10">
      <w:pPr>
        <w:pStyle w:val="heading30"/>
        <w:tabs>
          <w:tab w:val="clear" w:pos="720"/>
          <w:tab w:val="num" w:pos="1440"/>
        </w:tabs>
        <w:ind w:left="1440"/>
        <w:rPr>
          <w:rFonts w:cs="Arial"/>
          <w:b w:val="0"/>
        </w:rPr>
      </w:pPr>
      <w:r>
        <w:rPr>
          <w:b w:val="0"/>
        </w:rPr>
        <w:t>Azure Application Insights Host</w:t>
      </w:r>
    </w:p>
    <w:p w14:paraId="326101F2" w14:textId="42364B11" w:rsidR="00882D10" w:rsidRDefault="00882D10" w:rsidP="00882D10">
      <w:pPr>
        <w:ind w:left="720"/>
      </w:pPr>
      <w:r>
        <w:t xml:space="preserve">The Azure Application Insights Host is contained within the Microsoft-provisioned resources supporting the AOC Public Azure Tenant. Configuration of this host is determined by selections made when provisioning the Azure Application Insights </w:t>
      </w:r>
      <w:r w:rsidR="7FA205E4">
        <w:t>environment and</w:t>
      </w:r>
      <w:r>
        <w:t xml:space="preserve"> is otherwise outside of AOC control.</w:t>
      </w:r>
    </w:p>
    <w:p w14:paraId="4D898A0E" w14:textId="77777777" w:rsidR="00882D10" w:rsidRDefault="00882D10" w:rsidP="00882D10">
      <w:pPr>
        <w:ind w:left="720"/>
      </w:pPr>
    </w:p>
    <w:p w14:paraId="28A4719C" w14:textId="00AC10E2" w:rsidR="00882D10" w:rsidRPr="005B666B" w:rsidRDefault="15B432E9" w:rsidP="00882D10">
      <w:pPr>
        <w:pStyle w:val="heading30"/>
        <w:tabs>
          <w:tab w:val="clear" w:pos="720"/>
          <w:tab w:val="num" w:pos="1440"/>
        </w:tabs>
        <w:ind w:left="1440"/>
        <w:rPr>
          <w:rFonts w:cs="Arial"/>
          <w:b w:val="0"/>
        </w:rPr>
      </w:pPr>
      <w:r>
        <w:rPr>
          <w:b w:val="0"/>
        </w:rPr>
        <w:t>Internal AD Host</w:t>
      </w:r>
    </w:p>
    <w:p w14:paraId="47A74483" w14:textId="7F27D91E" w:rsidR="00882D10" w:rsidRDefault="00882D10" w:rsidP="00882D10">
      <w:pPr>
        <w:ind w:left="720"/>
      </w:pPr>
      <w:r>
        <w:t>This is the internal Active Directory System for AOC.</w:t>
      </w:r>
    </w:p>
    <w:p w14:paraId="2E4300AD" w14:textId="77777777" w:rsidR="00882D10" w:rsidRDefault="00882D10" w:rsidP="00882D10">
      <w:pPr>
        <w:ind w:left="720"/>
      </w:pPr>
    </w:p>
    <w:p w14:paraId="7441CB78" w14:textId="042BE64B" w:rsidR="00882D10" w:rsidRPr="005B666B" w:rsidRDefault="15B432E9" w:rsidP="00882D10">
      <w:pPr>
        <w:pStyle w:val="heading30"/>
        <w:tabs>
          <w:tab w:val="clear" w:pos="720"/>
          <w:tab w:val="num" w:pos="1440"/>
        </w:tabs>
        <w:ind w:left="1440"/>
        <w:rPr>
          <w:rFonts w:cs="Arial"/>
          <w:b w:val="0"/>
        </w:rPr>
      </w:pPr>
      <w:r>
        <w:rPr>
          <w:b w:val="0"/>
        </w:rPr>
        <w:t>SMTP Server</w:t>
      </w:r>
    </w:p>
    <w:p w14:paraId="6F3F44BA" w14:textId="77777777" w:rsidR="00882D10" w:rsidRDefault="00882D10" w:rsidP="00882D10">
      <w:pPr>
        <w:ind w:left="720"/>
      </w:pPr>
      <w:r>
        <w:t>This is the SMTP server(s) for the AOC SMTP system.</w:t>
      </w:r>
    </w:p>
    <w:p w14:paraId="4492F03E" w14:textId="77777777" w:rsidR="00882D10" w:rsidRDefault="00882D10" w:rsidP="00882D10">
      <w:pPr>
        <w:ind w:left="720"/>
      </w:pPr>
    </w:p>
    <w:p w14:paraId="1DC5DEA1" w14:textId="2694624E" w:rsidR="00882D10" w:rsidRPr="005B666B" w:rsidRDefault="15B432E9" w:rsidP="00882D10">
      <w:pPr>
        <w:pStyle w:val="heading30"/>
        <w:tabs>
          <w:tab w:val="clear" w:pos="720"/>
          <w:tab w:val="num" w:pos="1440"/>
        </w:tabs>
        <w:ind w:left="1440"/>
        <w:rPr>
          <w:rFonts w:cs="Arial"/>
          <w:b w:val="0"/>
        </w:rPr>
      </w:pPr>
      <w:r>
        <w:rPr>
          <w:b w:val="0"/>
        </w:rPr>
        <w:lastRenderedPageBreak/>
        <w:t>AOC PC</w:t>
      </w:r>
    </w:p>
    <w:p w14:paraId="62CB412C" w14:textId="1AAD22BD" w:rsidR="00882D10" w:rsidRDefault="00882D10" w:rsidP="00882D10">
      <w:pPr>
        <w:ind w:left="846"/>
      </w:pPr>
      <w:r>
        <w:t>The AOC PC is a desktop or laptop issued to AOC staff for their usage in performing their AOC duties. AOC PCs must use the AOC Active Directory to authenticate users for access to AOC resources. While they may not be contained on the AOC internal network, they are expected to utilize the AOC VPN to access resources on the AOC internal network. They must follow established AOC standards and policies around security configuration and access management.</w:t>
      </w:r>
    </w:p>
    <w:p w14:paraId="1B6A7987" w14:textId="51A919BE" w:rsidR="00882D10" w:rsidRPr="005B666B" w:rsidRDefault="15B432E9" w:rsidP="00882D10">
      <w:pPr>
        <w:pStyle w:val="heading30"/>
        <w:tabs>
          <w:tab w:val="clear" w:pos="720"/>
          <w:tab w:val="num" w:pos="1440"/>
        </w:tabs>
        <w:ind w:left="1440"/>
        <w:rPr>
          <w:rFonts w:cs="Arial"/>
          <w:b w:val="0"/>
        </w:rPr>
      </w:pPr>
      <w:commentRangeStart w:id="14"/>
      <w:r>
        <w:rPr>
          <w:b w:val="0"/>
        </w:rPr>
        <w:t xml:space="preserve">AOC and </w:t>
      </w:r>
      <w:commentRangeEnd w:id="14"/>
      <w:r w:rsidR="00942ACF">
        <w:rPr>
          <w:rStyle w:val="CommentReference"/>
          <w:rFonts w:ascii="Times New Roman" w:hAnsi="Times New Roman"/>
          <w:b w:val="0"/>
        </w:rPr>
        <w:commentReference w:id="14"/>
      </w:r>
      <w:proofErr w:type="spellStart"/>
      <w:r>
        <w:rPr>
          <w:b w:val="0"/>
        </w:rPr>
        <w:t>eAPI</w:t>
      </w:r>
      <w:proofErr w:type="spellEnd"/>
      <w:r>
        <w:rPr>
          <w:b w:val="0"/>
        </w:rPr>
        <w:t xml:space="preserve"> Administrator Portal Host</w:t>
      </w:r>
    </w:p>
    <w:p w14:paraId="56E171A5" w14:textId="77777777" w:rsidR="00104E94" w:rsidRDefault="00104E94" w:rsidP="00104E94">
      <w:pPr>
        <w:pStyle w:val="Heading40"/>
        <w:tabs>
          <w:tab w:val="clear" w:pos="900"/>
          <w:tab w:val="left" w:pos="1800"/>
        </w:tabs>
        <w:ind w:left="1800" w:hanging="954"/>
      </w:pPr>
      <w:bookmarkStart w:id="15" w:name="_Toc100645965"/>
      <w:r>
        <w:t>Logical Description</w:t>
      </w:r>
      <w:bookmarkEnd w:id="15"/>
    </w:p>
    <w:p w14:paraId="13E7261C" w14:textId="43951BB7" w:rsidR="00882D10" w:rsidRPr="00C2634C" w:rsidRDefault="00882D10" w:rsidP="0020261F">
      <w:pPr>
        <w:ind w:left="126" w:firstLine="720"/>
      </w:pPr>
      <w:r>
        <w:t>The AOC and eAPI Administration Portal host will contain the AOC Administration Portal</w:t>
      </w:r>
      <w:r w:rsidR="00D01B91">
        <w:t>.</w:t>
      </w:r>
    </w:p>
    <w:p w14:paraId="06001BC2" w14:textId="77777777" w:rsidR="00104E94" w:rsidRDefault="00104E94" w:rsidP="0020261F">
      <w:pPr>
        <w:pStyle w:val="Heading40"/>
        <w:tabs>
          <w:tab w:val="clear" w:pos="900"/>
          <w:tab w:val="left" w:pos="1800"/>
        </w:tabs>
        <w:ind w:left="0" w:firstLine="0"/>
      </w:pPr>
      <w:bookmarkStart w:id="16" w:name="_Toc100645966"/>
      <w:commentRangeStart w:id="17"/>
      <w:r>
        <w:t>Infrastructure</w:t>
      </w:r>
      <w:bookmarkEnd w:id="16"/>
      <w:commentRangeEnd w:id="17"/>
      <w:r w:rsidR="00C72628">
        <w:rPr>
          <w:rStyle w:val="CommentReference"/>
          <w:rFonts w:ascii="Times New Roman" w:hAnsi="Times New Roman"/>
          <w:i w:val="0"/>
        </w:rPr>
        <w:commentReference w:id="17"/>
      </w:r>
    </w:p>
    <w:p w14:paraId="02536FCA" w14:textId="3C851469" w:rsidR="00D01B91" w:rsidRPr="00C2634C" w:rsidRDefault="00D01B91" w:rsidP="0020261F">
      <w:pPr>
        <w:ind w:left="900"/>
      </w:pPr>
      <w:r>
        <w:t>The Portal Host must be provisioned according to AOC policies and standards governing supported operating systems, hardware, and technology requirements for a web host.</w:t>
      </w:r>
    </w:p>
    <w:p w14:paraId="20C010A2" w14:textId="77777777" w:rsidR="00104E94" w:rsidRDefault="00104E94" w:rsidP="0020261F">
      <w:pPr>
        <w:pStyle w:val="Heading40"/>
        <w:tabs>
          <w:tab w:val="clear" w:pos="900"/>
          <w:tab w:val="left" w:pos="1800"/>
        </w:tabs>
        <w:ind w:left="0" w:firstLine="0"/>
      </w:pPr>
      <w:bookmarkStart w:id="18" w:name="_Toc100645967"/>
      <w:r>
        <w:t>Security Boundaries</w:t>
      </w:r>
      <w:r w:rsidR="00877124">
        <w:t xml:space="preserve"> and policies</w:t>
      </w:r>
      <w:bookmarkEnd w:id="18"/>
    </w:p>
    <w:p w14:paraId="40D4FC4B" w14:textId="1F22771C" w:rsidR="00D01B91" w:rsidRPr="00C2634C" w:rsidRDefault="00D01B91" w:rsidP="0020261F">
      <w:pPr>
        <w:tabs>
          <w:tab w:val="left" w:pos="900"/>
        </w:tabs>
        <w:ind w:left="900"/>
      </w:pPr>
      <w:r>
        <w:t xml:space="preserve">The Portal Host is </w:t>
      </w:r>
      <w:commentRangeStart w:id="19"/>
      <w:r>
        <w:t>contained</w:t>
      </w:r>
      <w:commentRangeEnd w:id="19"/>
      <w:r w:rsidR="00942ACF">
        <w:rPr>
          <w:rStyle w:val="CommentReference"/>
          <w:rFonts w:ascii="Times New Roman" w:hAnsi="Times New Roman"/>
        </w:rPr>
        <w:commentReference w:id="19"/>
      </w:r>
      <w:r>
        <w:t xml:space="preserve"> within the AOC Internal network following established AOC security standards and policies around security configuration and access management. All sites must be configured with security certificates to support HTTPS communication. Production hosts must also be provided with application identity certificates to be used in authentication with the Azure configuration storage system and identification with each other.</w:t>
      </w:r>
    </w:p>
    <w:p w14:paraId="7C4EA4A5" w14:textId="77777777" w:rsidR="00104E94" w:rsidRDefault="00104E94" w:rsidP="0020261F">
      <w:pPr>
        <w:pStyle w:val="Heading40"/>
        <w:tabs>
          <w:tab w:val="clear" w:pos="900"/>
          <w:tab w:val="left" w:pos="1800"/>
        </w:tabs>
        <w:ind w:left="0" w:firstLine="0"/>
      </w:pPr>
      <w:bookmarkStart w:id="20" w:name="_Toc100645968"/>
      <w:r>
        <w:t>Configuration and Direct</w:t>
      </w:r>
      <w:r w:rsidR="009D71D7">
        <w:t xml:space="preserve">ory </w:t>
      </w:r>
      <w:commentRangeStart w:id="21"/>
      <w:r w:rsidR="009D71D7">
        <w:t>Structure</w:t>
      </w:r>
      <w:bookmarkEnd w:id="20"/>
      <w:commentRangeEnd w:id="21"/>
      <w:r w:rsidR="00942ACF">
        <w:rPr>
          <w:rStyle w:val="CommentReference"/>
          <w:rFonts w:ascii="Times New Roman" w:hAnsi="Times New Roman"/>
          <w:i w:val="0"/>
        </w:rPr>
        <w:commentReference w:id="21"/>
      </w:r>
    </w:p>
    <w:p w14:paraId="0A811BB1" w14:textId="0EF897F9" w:rsidR="00D01B91" w:rsidRDefault="00D01B91" w:rsidP="0020261F">
      <w:pPr>
        <w:ind w:left="900"/>
      </w:pPr>
      <w:r>
        <w:t>The Portal Host adheres to AOC standards and policies around systems configuration and directory structure for web hosts.</w:t>
      </w:r>
    </w:p>
    <w:p w14:paraId="78A339CF" w14:textId="77777777" w:rsidR="00D01B91" w:rsidRDefault="00D01B91" w:rsidP="00D01B91">
      <w:pPr>
        <w:ind w:left="846"/>
      </w:pPr>
    </w:p>
    <w:p w14:paraId="28EDC14C" w14:textId="53F47B18" w:rsidR="00D01B91" w:rsidRPr="005B666B" w:rsidRDefault="55A10FBE" w:rsidP="00D01B91">
      <w:pPr>
        <w:pStyle w:val="heading30"/>
        <w:tabs>
          <w:tab w:val="clear" w:pos="720"/>
          <w:tab w:val="num" w:pos="1440"/>
        </w:tabs>
        <w:ind w:left="1440"/>
        <w:rPr>
          <w:rFonts w:cs="Arial"/>
          <w:b w:val="0"/>
        </w:rPr>
      </w:pPr>
      <w:proofErr w:type="spellStart"/>
      <w:r>
        <w:rPr>
          <w:b w:val="0"/>
        </w:rPr>
        <w:t>eAPI</w:t>
      </w:r>
      <w:proofErr w:type="spellEnd"/>
      <w:r>
        <w:rPr>
          <w:b w:val="0"/>
        </w:rPr>
        <w:t xml:space="preserve"> </w:t>
      </w:r>
      <w:commentRangeStart w:id="22"/>
      <w:r>
        <w:rPr>
          <w:b w:val="0"/>
        </w:rPr>
        <w:t>Web</w:t>
      </w:r>
      <w:commentRangeEnd w:id="22"/>
      <w:r w:rsidR="00942ACF">
        <w:rPr>
          <w:rStyle w:val="CommentReference"/>
          <w:rFonts w:ascii="Times New Roman" w:hAnsi="Times New Roman"/>
          <w:b w:val="0"/>
        </w:rPr>
        <w:commentReference w:id="22"/>
      </w:r>
      <w:r>
        <w:rPr>
          <w:b w:val="0"/>
        </w:rPr>
        <w:t xml:space="preserve"> API</w:t>
      </w:r>
      <w:r w:rsidR="2956ED2B">
        <w:rPr>
          <w:b w:val="0"/>
        </w:rPr>
        <w:t xml:space="preserve"> Portal Host</w:t>
      </w:r>
    </w:p>
    <w:p w14:paraId="441D4744" w14:textId="77777777" w:rsidR="00D01B91" w:rsidRDefault="00D01B91" w:rsidP="00D01B91">
      <w:pPr>
        <w:pStyle w:val="Heading40"/>
        <w:tabs>
          <w:tab w:val="clear" w:pos="900"/>
          <w:tab w:val="left" w:pos="1800"/>
        </w:tabs>
        <w:ind w:left="1800" w:hanging="954"/>
      </w:pPr>
      <w:r>
        <w:t>Logical Description</w:t>
      </w:r>
    </w:p>
    <w:p w14:paraId="10716B73" w14:textId="30EE4EB8" w:rsidR="00D01B91" w:rsidRPr="00C2634C" w:rsidRDefault="00D01B91" w:rsidP="005D752C">
      <w:pPr>
        <w:ind w:left="846"/>
      </w:pPr>
      <w:r>
        <w:t xml:space="preserve">The </w:t>
      </w:r>
      <w:r w:rsidR="239FA000">
        <w:t>eAPI Web API portal</w:t>
      </w:r>
      <w:r>
        <w:t xml:space="preserve"> host will contain the </w:t>
      </w:r>
      <w:r w:rsidR="6B9BD68B">
        <w:t>RESTful API service method to get the basic information about the 3</w:t>
      </w:r>
      <w:r w:rsidR="6B9BD68B" w:rsidRPr="5E3BA5BC">
        <w:rPr>
          <w:vertAlign w:val="superscript"/>
        </w:rPr>
        <w:t>rd</w:t>
      </w:r>
      <w:r w:rsidR="6B9BD68B">
        <w:t xml:space="preserve"> party system that makes the call.  </w:t>
      </w:r>
      <w:r w:rsidR="696D430C">
        <w:t>All 3</w:t>
      </w:r>
      <w:r w:rsidR="696D430C" w:rsidRPr="5E3BA5BC">
        <w:rPr>
          <w:vertAlign w:val="superscript"/>
        </w:rPr>
        <w:t>rd</w:t>
      </w:r>
      <w:r w:rsidR="696D430C">
        <w:t xml:space="preserve"> party systems can access this method at any time. Access to </w:t>
      </w:r>
      <w:r w:rsidR="01CF72A5">
        <w:t>these methods</w:t>
      </w:r>
      <w:r w:rsidR="696D430C">
        <w:t xml:space="preserve"> should be restricted to no more than 100 time per hours per 3</w:t>
      </w:r>
      <w:r w:rsidR="696D430C" w:rsidRPr="5E3BA5BC">
        <w:rPr>
          <w:vertAlign w:val="superscript"/>
        </w:rPr>
        <w:t>rd</w:t>
      </w:r>
      <w:r w:rsidR="696D430C">
        <w:t xml:space="preserve"> party system</w:t>
      </w:r>
      <w:r w:rsidR="005D752C">
        <w:t>.</w:t>
      </w:r>
    </w:p>
    <w:p w14:paraId="710A9428" w14:textId="77777777" w:rsidR="00D01B91" w:rsidRDefault="00D01B91" w:rsidP="00D01B91">
      <w:pPr>
        <w:pStyle w:val="Heading40"/>
        <w:tabs>
          <w:tab w:val="clear" w:pos="900"/>
          <w:tab w:val="left" w:pos="1800"/>
        </w:tabs>
        <w:ind w:left="1800" w:hanging="954"/>
      </w:pPr>
      <w:r>
        <w:t>Infrastructure</w:t>
      </w:r>
    </w:p>
    <w:p w14:paraId="3DE2A3F0" w14:textId="77777777" w:rsidR="00D01B91" w:rsidRPr="00C2634C" w:rsidRDefault="00D01B91" w:rsidP="00D01B91">
      <w:pPr>
        <w:ind w:left="846"/>
      </w:pPr>
      <w:r>
        <w:t>The Portal Host must be provisioned according to AOC policies and standards governing supported operating systems, hardware, and technology requirements for a web host.</w:t>
      </w:r>
    </w:p>
    <w:p w14:paraId="3AB80D1F" w14:textId="77777777" w:rsidR="00D01B91" w:rsidRDefault="00D01B91" w:rsidP="00D01B91">
      <w:pPr>
        <w:pStyle w:val="Heading40"/>
        <w:tabs>
          <w:tab w:val="clear" w:pos="900"/>
          <w:tab w:val="left" w:pos="1800"/>
        </w:tabs>
        <w:ind w:left="1800" w:hanging="954"/>
      </w:pPr>
      <w:r>
        <w:t>Security Boundaries and policies</w:t>
      </w:r>
    </w:p>
    <w:p w14:paraId="73484327" w14:textId="4D51F716" w:rsidR="00D01B91" w:rsidRPr="00C2634C" w:rsidRDefault="00D01B91" w:rsidP="00D01B91">
      <w:pPr>
        <w:ind w:left="846"/>
      </w:pPr>
      <w:r>
        <w:t xml:space="preserve">The Portal Host is contained within the </w:t>
      </w:r>
      <w:r w:rsidR="2B8F3390">
        <w:t xml:space="preserve">Internal </w:t>
      </w:r>
      <w:r w:rsidR="005D752C">
        <w:t>network following</w:t>
      </w:r>
      <w:r>
        <w:t xml:space="preserve"> established AOC security standards and policies around security configuration and access management. All sites must be configured with security certificates to support HTTPS communication. Production hosts must also be provided with application identity certificates to be used in authentication with the Azure configuration storage system and identification with each </w:t>
      </w:r>
      <w:r w:rsidR="61B20125">
        <w:t>other. Production servers must have access to the AOC and administration portal host on the AOC internal network to reach the web service application on those hosts.</w:t>
      </w:r>
    </w:p>
    <w:p w14:paraId="1D426D4A" w14:textId="77777777" w:rsidR="00D01B91" w:rsidRPr="00C2634C" w:rsidRDefault="00D01B91" w:rsidP="00D01B91">
      <w:pPr>
        <w:ind w:left="846"/>
      </w:pPr>
    </w:p>
    <w:p w14:paraId="392D25F0" w14:textId="77777777" w:rsidR="00D01B91" w:rsidRDefault="00D01B91" w:rsidP="00D01B91">
      <w:pPr>
        <w:pStyle w:val="Heading40"/>
        <w:tabs>
          <w:tab w:val="clear" w:pos="900"/>
          <w:tab w:val="left" w:pos="1800"/>
        </w:tabs>
        <w:ind w:left="1800" w:hanging="954"/>
      </w:pPr>
      <w:r>
        <w:lastRenderedPageBreak/>
        <w:t>Configuration and Directory Structure</w:t>
      </w:r>
    </w:p>
    <w:p w14:paraId="636F3E24" w14:textId="77777777" w:rsidR="00D01B91" w:rsidRDefault="00D01B91" w:rsidP="00D01B91">
      <w:pPr>
        <w:ind w:left="720"/>
      </w:pPr>
      <w:r>
        <w:t>The Portal Host adheres to AOC standards and policies around systems configuration and directory structure for web hosts. It should be configured with a single website for the public portal application.</w:t>
      </w:r>
    </w:p>
    <w:p w14:paraId="6D1119E4" w14:textId="258FF931" w:rsidR="003A7334" w:rsidRPr="005B666B" w:rsidRDefault="7BCC1049" w:rsidP="003A7334">
      <w:pPr>
        <w:pStyle w:val="heading30"/>
        <w:tabs>
          <w:tab w:val="clear" w:pos="720"/>
          <w:tab w:val="num" w:pos="1440"/>
        </w:tabs>
        <w:ind w:left="1440"/>
        <w:rPr>
          <w:rFonts w:cs="Arial"/>
          <w:b w:val="0"/>
        </w:rPr>
      </w:pPr>
      <w:commentRangeStart w:id="23"/>
      <w:r>
        <w:rPr>
          <w:b w:val="0"/>
        </w:rPr>
        <w:t>Database</w:t>
      </w:r>
      <w:commentRangeEnd w:id="23"/>
      <w:r w:rsidR="00942ACF">
        <w:rPr>
          <w:rStyle w:val="CommentReference"/>
          <w:rFonts w:ascii="Times New Roman" w:hAnsi="Times New Roman"/>
          <w:b w:val="0"/>
        </w:rPr>
        <w:commentReference w:id="23"/>
      </w:r>
      <w:r>
        <w:rPr>
          <w:b w:val="0"/>
        </w:rPr>
        <w:t xml:space="preserve"> Server</w:t>
      </w:r>
    </w:p>
    <w:p w14:paraId="441B431A" w14:textId="77777777" w:rsidR="003A7334" w:rsidRDefault="003A7334" w:rsidP="003A7334">
      <w:pPr>
        <w:pStyle w:val="Heading40"/>
        <w:tabs>
          <w:tab w:val="clear" w:pos="900"/>
          <w:tab w:val="left" w:pos="1800"/>
        </w:tabs>
        <w:ind w:left="1800" w:hanging="954"/>
      </w:pPr>
      <w:r>
        <w:t>Logical Description</w:t>
      </w:r>
    </w:p>
    <w:p w14:paraId="18268E23" w14:textId="0B0F05A0" w:rsidR="003A7334" w:rsidRPr="00C2634C" w:rsidRDefault="003A7334" w:rsidP="003A7334">
      <w:pPr>
        <w:ind w:left="720"/>
      </w:pPr>
      <w:r>
        <w:t xml:space="preserve">AOC Database Hosts support databases hosted on the most recent version of SQL Server supported by AOC database administrators. It contains </w:t>
      </w:r>
      <w:r w:rsidR="00711A6E">
        <w:t>the eAPI</w:t>
      </w:r>
      <w:r>
        <w:t xml:space="preserve"> database along with the claims extension database for the External IdP used by the </w:t>
      </w:r>
      <w:r w:rsidR="00711A6E">
        <w:t>eAPI administrator</w:t>
      </w:r>
      <w:r>
        <w:t xml:space="preserve"> portal.</w:t>
      </w:r>
    </w:p>
    <w:p w14:paraId="04BEB0AD" w14:textId="77777777" w:rsidR="003A7334" w:rsidRDefault="003A7334" w:rsidP="003A7334">
      <w:pPr>
        <w:pStyle w:val="Heading40"/>
        <w:tabs>
          <w:tab w:val="clear" w:pos="900"/>
          <w:tab w:val="left" w:pos="1800"/>
        </w:tabs>
        <w:ind w:left="1800" w:hanging="954"/>
      </w:pPr>
      <w:r>
        <w:t>Infrastructure</w:t>
      </w:r>
    </w:p>
    <w:p w14:paraId="228C9412" w14:textId="77777777" w:rsidR="003A7334" w:rsidRPr="00C2634C" w:rsidRDefault="003A7334" w:rsidP="003A7334">
      <w:pPr>
        <w:ind w:left="846"/>
      </w:pPr>
      <w:r>
        <w:t>The Portal Host must be provisioned according to AOC policies and standards governing supported operating systems, hardware, and technology requirements for a web host.</w:t>
      </w:r>
    </w:p>
    <w:p w14:paraId="06194B5D" w14:textId="77777777" w:rsidR="003A7334" w:rsidRDefault="003A7334" w:rsidP="003A7334">
      <w:pPr>
        <w:pStyle w:val="Heading40"/>
        <w:tabs>
          <w:tab w:val="clear" w:pos="900"/>
          <w:tab w:val="left" w:pos="1800"/>
        </w:tabs>
        <w:ind w:left="1800" w:hanging="954"/>
      </w:pPr>
      <w:r>
        <w:t>Security Boundaries and policies</w:t>
      </w:r>
    </w:p>
    <w:p w14:paraId="62DD972A" w14:textId="555405DC" w:rsidR="003A7334" w:rsidRPr="00C2634C" w:rsidRDefault="00711A6E" w:rsidP="003A7334">
      <w:pPr>
        <w:ind w:left="846"/>
      </w:pPr>
      <w:r>
        <w:t>AOC Database Hosts are contained within the AOC internal network following established AOC security standards and policies around security configuration and access management.</w:t>
      </w:r>
    </w:p>
    <w:p w14:paraId="69FD1812" w14:textId="77777777" w:rsidR="003A7334" w:rsidRDefault="003A7334" w:rsidP="003A7334">
      <w:pPr>
        <w:pStyle w:val="Heading40"/>
        <w:tabs>
          <w:tab w:val="clear" w:pos="900"/>
          <w:tab w:val="left" w:pos="1800"/>
        </w:tabs>
        <w:ind w:left="1800" w:hanging="954"/>
      </w:pPr>
      <w:r>
        <w:t>Configuration and Directory Structure</w:t>
      </w:r>
    </w:p>
    <w:p w14:paraId="478CFF13" w14:textId="77777777" w:rsidR="00711A6E" w:rsidRPr="00261EB4" w:rsidRDefault="00711A6E" w:rsidP="00711A6E">
      <w:pPr>
        <w:ind w:left="846"/>
      </w:pPr>
      <w:r>
        <w:t>AOC Database Hosts adhere to AOC standards and policies around systems configuration and directory structure for database hosts.</w:t>
      </w:r>
    </w:p>
    <w:p w14:paraId="01533255" w14:textId="77777777" w:rsidR="00711A6E" w:rsidRDefault="00711A6E" w:rsidP="003A7334">
      <w:pPr>
        <w:ind w:left="720"/>
      </w:pPr>
    </w:p>
    <w:p w14:paraId="3261D46C" w14:textId="77777777" w:rsidR="00D01B91" w:rsidRDefault="00D01B91" w:rsidP="00D7253F">
      <w:pPr>
        <w:ind w:left="720"/>
        <w:rPr>
          <w:rFonts w:cs="Arial"/>
        </w:rPr>
      </w:pPr>
    </w:p>
    <w:p w14:paraId="48D97F4D" w14:textId="77777777" w:rsidR="005A5535" w:rsidRDefault="0053092B" w:rsidP="0053092B">
      <w:pPr>
        <w:pStyle w:val="heading20"/>
        <w:rPr>
          <w:sz w:val="28"/>
          <w:szCs w:val="28"/>
        </w:rPr>
      </w:pPr>
      <w:bookmarkStart w:id="24" w:name="_Toc79154902"/>
      <w:bookmarkStart w:id="25" w:name="_Toc169607902"/>
      <w:r>
        <w:rPr>
          <w:sz w:val="28"/>
          <w:szCs w:val="28"/>
        </w:rPr>
        <w:t>Code Management Tool</w:t>
      </w:r>
      <w:bookmarkEnd w:id="24"/>
      <w:bookmarkEnd w:id="25"/>
    </w:p>
    <w:p w14:paraId="4C188872" w14:textId="1FD6FDEA" w:rsidR="006E4F48" w:rsidRDefault="006E4F48" w:rsidP="00D7253F">
      <w:pPr>
        <w:ind w:left="270"/>
      </w:pPr>
      <w:r>
        <w:t>Code management for all components will be performed using Git repositories. Git repositories shall be hosted on the AOC internal instance of Azure DevOps Server.</w:t>
      </w:r>
    </w:p>
    <w:p w14:paraId="4CBFD3D9" w14:textId="676AE671" w:rsidR="004873E1" w:rsidRDefault="004873E1" w:rsidP="004873E1">
      <w:pPr>
        <w:pStyle w:val="Heading40"/>
        <w:tabs>
          <w:tab w:val="clear" w:pos="900"/>
          <w:tab w:val="left" w:pos="1800"/>
        </w:tabs>
        <w:ind w:left="1800" w:hanging="954"/>
      </w:pPr>
      <w:commentRangeStart w:id="26"/>
      <w:r>
        <w:t>Branching Strategy</w:t>
      </w:r>
    </w:p>
    <w:p w14:paraId="5D3303EB" w14:textId="77777777" w:rsidR="004873E1" w:rsidRPr="004873E1" w:rsidRDefault="004873E1" w:rsidP="004873E1">
      <w:pPr>
        <w:pStyle w:val="Body"/>
      </w:pPr>
    </w:p>
    <w:p w14:paraId="33450A49" w14:textId="77777777" w:rsidR="004873E1" w:rsidRPr="004873E1" w:rsidRDefault="004873E1" w:rsidP="004873E1">
      <w:pPr>
        <w:pStyle w:val="Body"/>
      </w:pPr>
    </w:p>
    <w:p w14:paraId="4F902E4A" w14:textId="77777777" w:rsidR="004873E1" w:rsidRDefault="004873E1" w:rsidP="004873E1">
      <w:pPr>
        <w:ind w:left="720"/>
        <w:rPr>
          <w:noProof/>
        </w:rPr>
      </w:pPr>
    </w:p>
    <w:p w14:paraId="01B24FFB" w14:textId="2E8215EF" w:rsidR="004873E1" w:rsidRDefault="004873E1" w:rsidP="004873E1">
      <w:pPr>
        <w:ind w:left="720"/>
      </w:pPr>
      <w:ins w:id="27" w:author="Sahayarani Jesudass" w:date="2024-06-17T11:39:00Z">
        <w:r w:rsidRPr="00E85C8B">
          <w:rPr>
            <w:noProof/>
          </w:rPr>
          <w:lastRenderedPageBreak/>
          <w:drawing>
            <wp:inline distT="0" distB="0" distL="0" distR="0" wp14:anchorId="48FE4209" wp14:editId="5D382AB6">
              <wp:extent cx="3911801" cy="3835597"/>
              <wp:effectExtent l="0" t="0" r="0" b="0"/>
              <wp:docPr id="2291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614" name=""/>
                      <pic:cNvPicPr/>
                    </pic:nvPicPr>
                    <pic:blipFill>
                      <a:blip r:embed="rId20"/>
                      <a:stretch>
                        <a:fillRect/>
                      </a:stretch>
                    </pic:blipFill>
                    <pic:spPr>
                      <a:xfrm>
                        <a:off x="0" y="0"/>
                        <a:ext cx="3911801" cy="3835597"/>
                      </a:xfrm>
                      <a:prstGeom prst="rect">
                        <a:avLst/>
                      </a:prstGeom>
                    </pic:spPr>
                  </pic:pic>
                </a:graphicData>
              </a:graphic>
            </wp:inline>
          </w:drawing>
        </w:r>
      </w:ins>
    </w:p>
    <w:p w14:paraId="4696D1D4" w14:textId="77777777" w:rsidR="004873E1" w:rsidRDefault="004873E1" w:rsidP="004873E1">
      <w:pPr>
        <w:ind w:left="720"/>
      </w:pPr>
    </w:p>
    <w:p w14:paraId="217FCCEB" w14:textId="77777777" w:rsidR="004873E1" w:rsidRDefault="004873E1" w:rsidP="004873E1">
      <w:pPr>
        <w:ind w:left="720"/>
      </w:pPr>
    </w:p>
    <w:p w14:paraId="1ED24D47" w14:textId="74FD6A43" w:rsidR="004873E1" w:rsidRDefault="004873E1" w:rsidP="004873E1">
      <w:pPr>
        <w:pStyle w:val="Heading40"/>
      </w:pPr>
      <w:r>
        <w:t>Master Branch</w:t>
      </w:r>
    </w:p>
    <w:p w14:paraId="3385A3E6" w14:textId="1A14723F" w:rsidR="004873E1" w:rsidRPr="004873E1" w:rsidRDefault="004873E1" w:rsidP="004873E1">
      <w:r>
        <w:t>Represents the main branch where stable released are tagged.</w:t>
      </w:r>
    </w:p>
    <w:p w14:paraId="712741F4" w14:textId="0EC41C55" w:rsidR="004873E1" w:rsidRDefault="004873E1" w:rsidP="00C72628">
      <w:pPr>
        <w:pStyle w:val="Heading40"/>
      </w:pPr>
      <w:r>
        <w:t>Develop Branch</w:t>
      </w:r>
    </w:p>
    <w:p w14:paraId="252390A1" w14:textId="0173199D" w:rsidR="004873E1" w:rsidRPr="004873E1" w:rsidRDefault="004873E1" w:rsidP="004873E1">
      <w:r>
        <w:t>Integration branch where feature branches merge in.</w:t>
      </w:r>
    </w:p>
    <w:p w14:paraId="5F2B0453" w14:textId="5D5D5753" w:rsidR="004873E1" w:rsidRDefault="004873E1" w:rsidP="00C72628">
      <w:pPr>
        <w:pStyle w:val="Heading40"/>
      </w:pPr>
      <w:r>
        <w:t>Feature Branches</w:t>
      </w:r>
    </w:p>
    <w:p w14:paraId="3BE4260F" w14:textId="347BD19B" w:rsidR="004873E1" w:rsidRPr="004873E1" w:rsidRDefault="39E7AC09" w:rsidP="004873E1">
      <w:r>
        <w:t>Branches</w:t>
      </w:r>
      <w:r w:rsidR="004873E1">
        <w:t xml:space="preserve"> preparing </w:t>
      </w:r>
      <w:r w:rsidR="5D4E8A39">
        <w:t xml:space="preserve">for </w:t>
      </w:r>
      <w:r w:rsidR="004873E1">
        <w:t>a new release.</w:t>
      </w:r>
    </w:p>
    <w:p w14:paraId="7452B1CD" w14:textId="23DB28A7" w:rsidR="004873E1" w:rsidRDefault="004873E1" w:rsidP="00C72628">
      <w:pPr>
        <w:pStyle w:val="Heading40"/>
      </w:pPr>
      <w:r>
        <w:t>Hotfix</w:t>
      </w:r>
    </w:p>
    <w:p w14:paraId="2523E749" w14:textId="62A84C6C" w:rsidR="004873E1" w:rsidRDefault="004873E1" w:rsidP="5E3BA5BC">
      <w:r>
        <w:t>Branches for quickly fixing issues in production</w:t>
      </w:r>
      <w:r w:rsidR="00B72B50">
        <w:t>.</w:t>
      </w:r>
      <w:commentRangeEnd w:id="26"/>
      <w:r w:rsidR="00942ACF">
        <w:rPr>
          <w:rStyle w:val="CommentReference"/>
          <w:rFonts w:ascii="Times New Roman" w:hAnsi="Times New Roman"/>
        </w:rPr>
        <w:commentReference w:id="26"/>
      </w:r>
    </w:p>
    <w:p w14:paraId="7A5CBFBE" w14:textId="77777777" w:rsidR="005A5535" w:rsidRPr="0006238A" w:rsidRDefault="005A5535" w:rsidP="0006238A">
      <w:pPr>
        <w:pStyle w:val="heading10"/>
        <w:pBdr>
          <w:bottom w:val="none" w:sz="0" w:space="0" w:color="auto"/>
        </w:pBdr>
        <w:rPr>
          <w:sz w:val="32"/>
          <w:szCs w:val="32"/>
        </w:rPr>
      </w:pPr>
      <w:bookmarkStart w:id="28" w:name="_Toc169607903"/>
      <w:bookmarkStart w:id="29" w:name="_Toc506705226"/>
      <w:r w:rsidRPr="0006238A">
        <w:rPr>
          <w:sz w:val="32"/>
          <w:szCs w:val="32"/>
        </w:rPr>
        <w:lastRenderedPageBreak/>
        <w:t>Front End</w:t>
      </w:r>
      <w:bookmarkEnd w:id="28"/>
    </w:p>
    <w:p w14:paraId="5334DAA7" w14:textId="39364C25" w:rsidR="00877124" w:rsidRDefault="006551F4">
      <w:pPr>
        <w:pStyle w:val="heading20"/>
        <w:rPr>
          <w:sz w:val="28"/>
          <w:szCs w:val="28"/>
        </w:rPr>
      </w:pPr>
      <w:bookmarkStart w:id="30" w:name="_Toc169607904"/>
      <w:r>
        <w:rPr>
          <w:sz w:val="28"/>
          <w:szCs w:val="28"/>
        </w:rPr>
        <w:t>eAPI Administrator Portal</w:t>
      </w:r>
      <w:bookmarkEnd w:id="30"/>
    </w:p>
    <w:p w14:paraId="67CDF223" w14:textId="2ED44CAC" w:rsidR="006551F4" w:rsidRPr="00D7253F" w:rsidRDefault="006551F4" w:rsidP="006551F4">
      <w:pPr>
        <w:pStyle w:val="heading30"/>
        <w:tabs>
          <w:tab w:val="clear" w:pos="720"/>
          <w:tab w:val="num" w:pos="1440"/>
        </w:tabs>
        <w:ind w:left="1440"/>
      </w:pPr>
      <w:r w:rsidRPr="5E3BA5BC">
        <w:rPr>
          <w:b w:val="0"/>
          <w:sz w:val="26"/>
          <w:szCs w:val="26"/>
        </w:rPr>
        <w:t>Web Model</w:t>
      </w:r>
    </w:p>
    <w:p w14:paraId="02B6E659" w14:textId="728DA944" w:rsidR="006551F4" w:rsidRPr="006551F4" w:rsidRDefault="31EBD3F2" w:rsidP="006551F4">
      <w:pPr>
        <w:pStyle w:val="Body"/>
      </w:pPr>
      <w:r>
        <w:rPr>
          <w:noProof/>
        </w:rPr>
        <w:drawing>
          <wp:inline distT="0" distB="0" distL="0" distR="0" wp14:anchorId="6A6194B7" wp14:editId="1EE7F1E6">
            <wp:extent cx="6400800" cy="5019676"/>
            <wp:effectExtent l="0" t="0" r="0" b="0"/>
            <wp:docPr id="888873649" name="Picture 88887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5019676"/>
                    </a:xfrm>
                    <a:prstGeom prst="rect">
                      <a:avLst/>
                    </a:prstGeom>
                  </pic:spPr>
                </pic:pic>
              </a:graphicData>
            </a:graphic>
          </wp:inline>
        </w:drawing>
      </w:r>
    </w:p>
    <w:p w14:paraId="16E8F683" w14:textId="1D911418" w:rsidR="006551F4" w:rsidRPr="006551F4" w:rsidRDefault="006551F4" w:rsidP="006551F4">
      <w:pPr>
        <w:pStyle w:val="Body"/>
      </w:pPr>
    </w:p>
    <w:p w14:paraId="0A1216C7" w14:textId="560F4F09" w:rsidR="006551F4" w:rsidRPr="006551F4" w:rsidRDefault="006551F4" w:rsidP="006551F4">
      <w:pPr>
        <w:pStyle w:val="Body"/>
      </w:pPr>
    </w:p>
    <w:p w14:paraId="4B52659F" w14:textId="7EBF8CE9" w:rsidR="006551F4" w:rsidRPr="006551F4" w:rsidRDefault="006551F4" w:rsidP="006551F4">
      <w:pPr>
        <w:pStyle w:val="Body"/>
      </w:pPr>
    </w:p>
    <w:p w14:paraId="03D82AE5" w14:textId="3752ACFC" w:rsidR="006551F4" w:rsidRDefault="006551F4" w:rsidP="006551F4">
      <w:pPr>
        <w:pStyle w:val="Body"/>
      </w:pPr>
    </w:p>
    <w:p w14:paraId="54E96ED2" w14:textId="77777777" w:rsidR="00673DEC" w:rsidRDefault="00673DEC" w:rsidP="006551F4">
      <w:pPr>
        <w:pStyle w:val="Body"/>
      </w:pPr>
    </w:p>
    <w:p w14:paraId="601B342B" w14:textId="77777777" w:rsidR="00673DEC" w:rsidRPr="006551F4" w:rsidRDefault="00673DEC" w:rsidP="006551F4">
      <w:pPr>
        <w:pStyle w:val="Body"/>
      </w:pPr>
    </w:p>
    <w:p w14:paraId="5C639248" w14:textId="20AADF37" w:rsidR="006551F4" w:rsidRPr="006551F4" w:rsidRDefault="006551F4" w:rsidP="006551F4">
      <w:pPr>
        <w:pStyle w:val="Body"/>
      </w:pPr>
    </w:p>
    <w:p w14:paraId="155B1842" w14:textId="2BC6E833" w:rsidR="00A53638" w:rsidRPr="00D7253F" w:rsidRDefault="005A5535" w:rsidP="00D7253F">
      <w:pPr>
        <w:pStyle w:val="heading30"/>
        <w:tabs>
          <w:tab w:val="clear" w:pos="720"/>
          <w:tab w:val="num" w:pos="1440"/>
        </w:tabs>
        <w:ind w:left="1440"/>
      </w:pPr>
      <w:r w:rsidRPr="006551F4">
        <w:rPr>
          <w:b w:val="0"/>
          <w:sz w:val="26"/>
          <w:szCs w:val="26"/>
        </w:rPr>
        <w:lastRenderedPageBreak/>
        <w:t>Physical Site Map</w:t>
      </w:r>
    </w:p>
    <w:p w14:paraId="62BE65B4" w14:textId="09E12742" w:rsidR="005B666B" w:rsidRDefault="005B666B" w:rsidP="00D7253F"/>
    <w:p w14:paraId="59266C7A" w14:textId="4A224058" w:rsidR="00275674" w:rsidRDefault="67691280" w:rsidP="48F9CBDB">
      <w:pPr>
        <w:ind w:left="720"/>
      </w:pPr>
      <w:r>
        <w:rPr>
          <w:noProof/>
        </w:rPr>
        <w:drawing>
          <wp:inline distT="0" distB="0" distL="0" distR="0" wp14:anchorId="5C68155F" wp14:editId="27AF7632">
            <wp:extent cx="6400800" cy="4457700"/>
            <wp:effectExtent l="0" t="0" r="0" b="0"/>
            <wp:docPr id="994772190" name="Picture 99477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457700"/>
                    </a:xfrm>
                    <a:prstGeom prst="rect">
                      <a:avLst/>
                    </a:prstGeom>
                  </pic:spPr>
                </pic:pic>
              </a:graphicData>
            </a:graphic>
          </wp:inline>
        </w:drawing>
      </w:r>
    </w:p>
    <w:p w14:paraId="321C7517" w14:textId="77777777" w:rsidR="00E336EB" w:rsidRPr="00EE472F" w:rsidRDefault="2C6B472C" w:rsidP="00E336EB">
      <w:pPr>
        <w:pStyle w:val="heading30"/>
        <w:tabs>
          <w:tab w:val="clear" w:pos="720"/>
          <w:tab w:val="num" w:pos="1440"/>
        </w:tabs>
        <w:ind w:left="1440"/>
        <w:rPr>
          <w:b w:val="0"/>
          <w:sz w:val="26"/>
          <w:szCs w:val="26"/>
        </w:rPr>
      </w:pPr>
      <w:bookmarkStart w:id="31" w:name="_Toc78703151"/>
      <w:bookmarkStart w:id="32" w:name="_Toc78703340"/>
      <w:bookmarkStart w:id="33" w:name="_Toc78721535"/>
      <w:bookmarkEnd w:id="31"/>
      <w:bookmarkEnd w:id="32"/>
      <w:bookmarkEnd w:id="33"/>
      <w:r w:rsidRPr="48F9CBDB">
        <w:rPr>
          <w:b w:val="0"/>
          <w:sz w:val="26"/>
          <w:szCs w:val="26"/>
        </w:rPr>
        <w:lastRenderedPageBreak/>
        <w:t>Object Model</w:t>
      </w:r>
    </w:p>
    <w:p w14:paraId="3B815884" w14:textId="5736FFA2" w:rsidR="007118FC" w:rsidRPr="00EE472F" w:rsidRDefault="5AAA7926" w:rsidP="48F9CBDB">
      <w:pPr>
        <w:ind w:left="720"/>
      </w:pPr>
      <w:r>
        <w:rPr>
          <w:noProof/>
        </w:rPr>
        <w:drawing>
          <wp:inline distT="0" distB="0" distL="0" distR="0" wp14:anchorId="6CA2D0D5" wp14:editId="77C03FF7">
            <wp:extent cx="6400800" cy="3467100"/>
            <wp:effectExtent l="0" t="0" r="0" b="0"/>
            <wp:docPr id="2035660134" name="Picture 203566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467100"/>
                    </a:xfrm>
                    <a:prstGeom prst="rect">
                      <a:avLst/>
                    </a:prstGeom>
                  </pic:spPr>
                </pic:pic>
              </a:graphicData>
            </a:graphic>
          </wp:inline>
        </w:drawing>
      </w:r>
    </w:p>
    <w:p w14:paraId="734DF872" w14:textId="77777777" w:rsidR="00135006" w:rsidRPr="00135006" w:rsidRDefault="00C34825" w:rsidP="00135006">
      <w:pPr>
        <w:pStyle w:val="heading30"/>
        <w:tabs>
          <w:tab w:val="clear" w:pos="720"/>
          <w:tab w:val="num" w:pos="1440"/>
        </w:tabs>
        <w:ind w:left="1440"/>
        <w:rPr>
          <w:b w:val="0"/>
          <w:sz w:val="26"/>
          <w:szCs w:val="26"/>
        </w:rPr>
      </w:pPr>
      <w:r w:rsidRPr="00EE472F">
        <w:rPr>
          <w:b w:val="0"/>
          <w:sz w:val="26"/>
          <w:szCs w:val="26"/>
        </w:rPr>
        <w:t>Configuration</w:t>
      </w:r>
    </w:p>
    <w:p w14:paraId="550478C0" w14:textId="027EF53B" w:rsidR="00855188" w:rsidRDefault="00855188" w:rsidP="00855188">
      <w:pPr>
        <w:pStyle w:val="Body"/>
        <w:ind w:left="720"/>
      </w:pPr>
      <w:r>
        <w:t>A note on configuration keys below: Azure Key Vault does not allow colons in configuration key names</w:t>
      </w:r>
      <w:r w:rsidRPr="00855188">
        <w:footnoteReference w:id="2"/>
      </w:r>
      <w:r>
        <w:t>. As such, this document uses the Key Vault standard double dash (--) to indicate nested configuration values. (Note that, in code, the double dashes are converted back to colons.)</w:t>
      </w:r>
    </w:p>
    <w:p w14:paraId="2799539D" w14:textId="77777777" w:rsidR="00855188" w:rsidRDefault="00855188" w:rsidP="00855188">
      <w:pPr>
        <w:pStyle w:val="Body"/>
        <w:ind w:left="720"/>
      </w:pPr>
      <w:r w:rsidRPr="006E22C3">
        <w:t>App Configuration colon separators directly; however, for consistency, double dashes are used regardless of the location indicated below.</w:t>
      </w:r>
    </w:p>
    <w:p w14:paraId="40297D29" w14:textId="77777777" w:rsidR="00855188" w:rsidRDefault="00855188" w:rsidP="00855188">
      <w:pPr>
        <w:pStyle w:val="Body"/>
        <w:ind w:left="720"/>
      </w:pPr>
      <w:r>
        <w:t>Keys that may change per-environment are noted with a “Y” in the “Env Label” column below. Environment labels shall be used to control the key value for those keys with a “Y”.</w:t>
      </w:r>
    </w:p>
    <w:p w14:paraId="12B3608B" w14:textId="77777777" w:rsidR="00855188" w:rsidRDefault="00855188" w:rsidP="00855188">
      <w:pPr>
        <w:pStyle w:val="Body"/>
        <w:ind w:left="720"/>
      </w:pPr>
      <w:r>
        <w:t>Key Vault secrets and application configuration settings shall be cached in the application for at least eight hours.</w:t>
      </w:r>
    </w:p>
    <w:tbl>
      <w:tblPr>
        <w:tblStyle w:val="TableGrid"/>
        <w:tblW w:w="0" w:type="auto"/>
        <w:tblInd w:w="720" w:type="dxa"/>
        <w:tblLook w:val="04A0" w:firstRow="1" w:lastRow="0" w:firstColumn="1" w:lastColumn="0" w:noHBand="0" w:noVBand="1"/>
      </w:tblPr>
      <w:tblGrid>
        <w:gridCol w:w="3185"/>
        <w:gridCol w:w="1710"/>
        <w:gridCol w:w="1384"/>
        <w:gridCol w:w="3071"/>
      </w:tblGrid>
      <w:tr w:rsidR="00855188" w14:paraId="226B9B49" w14:textId="77777777" w:rsidTr="00C72628">
        <w:trPr>
          <w:tblHeader/>
        </w:trPr>
        <w:tc>
          <w:tcPr>
            <w:tcW w:w="3185" w:type="dxa"/>
            <w:shd w:val="clear" w:color="auto" w:fill="E7E6E6" w:themeFill="background2"/>
          </w:tcPr>
          <w:p w14:paraId="6540E4D2" w14:textId="77777777" w:rsidR="00855188" w:rsidRDefault="00855188" w:rsidP="00C72628">
            <w:r>
              <w:t>Setting</w:t>
            </w:r>
          </w:p>
        </w:tc>
        <w:tc>
          <w:tcPr>
            <w:tcW w:w="1710" w:type="dxa"/>
            <w:shd w:val="clear" w:color="auto" w:fill="E7E6E6" w:themeFill="background2"/>
          </w:tcPr>
          <w:p w14:paraId="0597398A" w14:textId="77777777" w:rsidR="00855188" w:rsidRDefault="00855188" w:rsidP="00C72628">
            <w:r>
              <w:t>Location</w:t>
            </w:r>
          </w:p>
        </w:tc>
        <w:tc>
          <w:tcPr>
            <w:tcW w:w="1384" w:type="dxa"/>
            <w:shd w:val="clear" w:color="auto" w:fill="E7E6E6" w:themeFill="background2"/>
          </w:tcPr>
          <w:p w14:paraId="1587102B" w14:textId="77777777" w:rsidR="00855188" w:rsidRDefault="00855188" w:rsidP="00C72628">
            <w:r>
              <w:t>Env</w:t>
            </w:r>
          </w:p>
          <w:p w14:paraId="7983FB76" w14:textId="77777777" w:rsidR="00855188" w:rsidRDefault="00855188" w:rsidP="00C72628">
            <w:r>
              <w:t>Label?</w:t>
            </w:r>
          </w:p>
        </w:tc>
        <w:tc>
          <w:tcPr>
            <w:tcW w:w="3071" w:type="dxa"/>
            <w:shd w:val="clear" w:color="auto" w:fill="E7E6E6" w:themeFill="background2"/>
          </w:tcPr>
          <w:p w14:paraId="5752E6C3" w14:textId="77777777" w:rsidR="00855188" w:rsidRDefault="00855188" w:rsidP="00C72628">
            <w:r>
              <w:t>Description</w:t>
            </w:r>
          </w:p>
        </w:tc>
      </w:tr>
      <w:tr w:rsidR="00855188" w14:paraId="4C80ACD4" w14:textId="77777777" w:rsidTr="00C72628">
        <w:tc>
          <w:tcPr>
            <w:tcW w:w="3185" w:type="dxa"/>
          </w:tcPr>
          <w:p w14:paraId="15310E32" w14:textId="77777777" w:rsidR="00855188" w:rsidRPr="001F3EFD" w:rsidRDefault="00855188" w:rsidP="00C72628">
            <w:pPr>
              <w:rPr>
                <w:rFonts w:ascii="Consolas" w:hAnsi="Consolas"/>
              </w:rPr>
            </w:pPr>
            <w:proofErr w:type="spellStart"/>
            <w:r w:rsidRPr="001F3EFD">
              <w:rPr>
                <w:rFonts w:ascii="Consolas" w:hAnsi="Consolas"/>
              </w:rPr>
              <w:t>ClientId</w:t>
            </w:r>
            <w:proofErr w:type="spellEnd"/>
          </w:p>
        </w:tc>
        <w:tc>
          <w:tcPr>
            <w:tcW w:w="1710" w:type="dxa"/>
          </w:tcPr>
          <w:p w14:paraId="15FA635E" w14:textId="77777777" w:rsidR="00855188" w:rsidRDefault="00855188" w:rsidP="00C72628">
            <w:r>
              <w:t>Appsettings.json</w:t>
            </w:r>
          </w:p>
        </w:tc>
        <w:tc>
          <w:tcPr>
            <w:tcW w:w="1384" w:type="dxa"/>
          </w:tcPr>
          <w:p w14:paraId="41C2C066" w14:textId="77777777" w:rsidR="00855188" w:rsidRDefault="00855188" w:rsidP="00C72628">
            <w:r>
              <w:t>n/a</w:t>
            </w:r>
          </w:p>
        </w:tc>
        <w:tc>
          <w:tcPr>
            <w:tcW w:w="3071" w:type="dxa"/>
          </w:tcPr>
          <w:p w14:paraId="675BEC2F" w14:textId="77777777" w:rsidR="00855188" w:rsidRDefault="00855188" w:rsidP="00C72628">
            <w:r>
              <w:t>The Azure AD id for the application</w:t>
            </w:r>
          </w:p>
        </w:tc>
      </w:tr>
      <w:tr w:rsidR="00855188" w14:paraId="4A138B38" w14:textId="77777777" w:rsidTr="00C72628">
        <w:tc>
          <w:tcPr>
            <w:tcW w:w="3185" w:type="dxa"/>
          </w:tcPr>
          <w:p w14:paraId="18DF817F" w14:textId="77777777" w:rsidR="00855188" w:rsidRPr="001F3EFD" w:rsidRDefault="00855188" w:rsidP="00C72628">
            <w:pPr>
              <w:rPr>
                <w:rFonts w:ascii="Consolas" w:hAnsi="Consolas"/>
              </w:rPr>
            </w:pPr>
            <w:r w:rsidRPr="001F3EFD">
              <w:rPr>
                <w:rFonts w:ascii="Consolas" w:hAnsi="Consolas"/>
              </w:rPr>
              <w:t>ClientSecret</w:t>
            </w:r>
          </w:p>
        </w:tc>
        <w:tc>
          <w:tcPr>
            <w:tcW w:w="1710" w:type="dxa"/>
          </w:tcPr>
          <w:p w14:paraId="51779757" w14:textId="77777777" w:rsidR="00855188" w:rsidRDefault="00855188" w:rsidP="00C72628">
            <w:r>
              <w:t>Appsettings.json</w:t>
            </w:r>
          </w:p>
        </w:tc>
        <w:tc>
          <w:tcPr>
            <w:tcW w:w="1384" w:type="dxa"/>
          </w:tcPr>
          <w:p w14:paraId="73F5B2E7" w14:textId="77777777" w:rsidR="00855188" w:rsidRDefault="00855188" w:rsidP="00C72628">
            <w:r>
              <w:t>n/a</w:t>
            </w:r>
          </w:p>
        </w:tc>
        <w:tc>
          <w:tcPr>
            <w:tcW w:w="3071" w:type="dxa"/>
          </w:tcPr>
          <w:p w14:paraId="33DD4101" w14:textId="77777777" w:rsidR="00855188" w:rsidRDefault="00855188" w:rsidP="00C72628">
            <w:r>
              <w:t>The passcode for identifying the application (dev &amp; test environments only)</w:t>
            </w:r>
          </w:p>
        </w:tc>
      </w:tr>
      <w:tr w:rsidR="00855188" w14:paraId="74B65E7D" w14:textId="77777777" w:rsidTr="00C72628">
        <w:tc>
          <w:tcPr>
            <w:tcW w:w="3185" w:type="dxa"/>
          </w:tcPr>
          <w:p w14:paraId="6AD0C499" w14:textId="77777777" w:rsidR="00855188" w:rsidRPr="001F3EFD" w:rsidRDefault="00855188" w:rsidP="00C72628">
            <w:pPr>
              <w:rPr>
                <w:rFonts w:ascii="Consolas" w:hAnsi="Consolas"/>
              </w:rPr>
            </w:pPr>
            <w:proofErr w:type="spellStart"/>
            <w:r w:rsidRPr="001F3EFD">
              <w:rPr>
                <w:rFonts w:ascii="Consolas" w:hAnsi="Consolas"/>
              </w:rPr>
              <w:t>ClientThumbprint</w:t>
            </w:r>
            <w:proofErr w:type="spellEnd"/>
          </w:p>
        </w:tc>
        <w:tc>
          <w:tcPr>
            <w:tcW w:w="1710" w:type="dxa"/>
          </w:tcPr>
          <w:p w14:paraId="661318F1" w14:textId="77777777" w:rsidR="00855188" w:rsidRDefault="00855188" w:rsidP="00C72628">
            <w:r>
              <w:t>Appsettings.json</w:t>
            </w:r>
          </w:p>
        </w:tc>
        <w:tc>
          <w:tcPr>
            <w:tcW w:w="1384" w:type="dxa"/>
          </w:tcPr>
          <w:p w14:paraId="05B0BD08" w14:textId="77777777" w:rsidR="00855188" w:rsidRDefault="00855188" w:rsidP="00C72628">
            <w:r>
              <w:t>n/a</w:t>
            </w:r>
          </w:p>
        </w:tc>
        <w:tc>
          <w:tcPr>
            <w:tcW w:w="3071" w:type="dxa"/>
          </w:tcPr>
          <w:p w14:paraId="68508976" w14:textId="77777777" w:rsidR="00855188" w:rsidRDefault="00855188" w:rsidP="00C72628">
            <w:r>
              <w:t>The thumbprint for the certificate to identify the application by (production only)</w:t>
            </w:r>
          </w:p>
        </w:tc>
      </w:tr>
      <w:tr w:rsidR="00855188" w14:paraId="714BFD17" w14:textId="77777777" w:rsidTr="00C72628">
        <w:tc>
          <w:tcPr>
            <w:tcW w:w="3185" w:type="dxa"/>
          </w:tcPr>
          <w:p w14:paraId="1353CD76" w14:textId="77777777" w:rsidR="00855188" w:rsidRPr="001F3EFD" w:rsidRDefault="00855188" w:rsidP="00C72628">
            <w:pPr>
              <w:rPr>
                <w:rFonts w:ascii="Consolas" w:hAnsi="Consolas"/>
              </w:rPr>
            </w:pPr>
            <w:proofErr w:type="spellStart"/>
            <w:r w:rsidRPr="001F3EFD">
              <w:rPr>
                <w:rFonts w:ascii="Consolas" w:hAnsi="Consolas"/>
              </w:rPr>
              <w:t>TenantId</w:t>
            </w:r>
            <w:proofErr w:type="spellEnd"/>
          </w:p>
        </w:tc>
        <w:tc>
          <w:tcPr>
            <w:tcW w:w="1710" w:type="dxa"/>
          </w:tcPr>
          <w:p w14:paraId="10FDD8A6" w14:textId="77777777" w:rsidR="00855188" w:rsidRDefault="00855188" w:rsidP="00C72628">
            <w:r>
              <w:t>Appsettings.json</w:t>
            </w:r>
          </w:p>
        </w:tc>
        <w:tc>
          <w:tcPr>
            <w:tcW w:w="1384" w:type="dxa"/>
          </w:tcPr>
          <w:p w14:paraId="756D154B" w14:textId="77777777" w:rsidR="00855188" w:rsidRDefault="00855188" w:rsidP="00C72628">
            <w:r>
              <w:t>n/a</w:t>
            </w:r>
          </w:p>
        </w:tc>
        <w:tc>
          <w:tcPr>
            <w:tcW w:w="3071" w:type="dxa"/>
          </w:tcPr>
          <w:p w14:paraId="74D6D8E7" w14:textId="77777777" w:rsidR="00855188" w:rsidRDefault="00855188" w:rsidP="00C72628">
            <w:r>
              <w:t>The tenant the application is registered under</w:t>
            </w:r>
          </w:p>
        </w:tc>
      </w:tr>
      <w:tr w:rsidR="00855188" w14:paraId="1D9F1087" w14:textId="77777777" w:rsidTr="00C72628">
        <w:tc>
          <w:tcPr>
            <w:tcW w:w="3185" w:type="dxa"/>
          </w:tcPr>
          <w:p w14:paraId="0B396035" w14:textId="77777777" w:rsidR="00855188" w:rsidRPr="001F3EFD" w:rsidRDefault="00855188" w:rsidP="00C72628">
            <w:pPr>
              <w:rPr>
                <w:rFonts w:ascii="Consolas" w:hAnsi="Consolas"/>
              </w:rPr>
            </w:pPr>
            <w:r w:rsidRPr="001F3EFD">
              <w:rPr>
                <w:rFonts w:ascii="Consolas" w:hAnsi="Consolas"/>
              </w:rPr>
              <w:lastRenderedPageBreak/>
              <w:t>CallbackPath</w:t>
            </w:r>
          </w:p>
        </w:tc>
        <w:tc>
          <w:tcPr>
            <w:tcW w:w="1710" w:type="dxa"/>
          </w:tcPr>
          <w:p w14:paraId="332C86AE" w14:textId="77777777" w:rsidR="00855188" w:rsidRDefault="00855188" w:rsidP="00C72628">
            <w:r>
              <w:t>Appsettings.json</w:t>
            </w:r>
          </w:p>
        </w:tc>
        <w:tc>
          <w:tcPr>
            <w:tcW w:w="1384" w:type="dxa"/>
          </w:tcPr>
          <w:p w14:paraId="4E37883E" w14:textId="77777777" w:rsidR="00855188" w:rsidRDefault="00855188" w:rsidP="00C72628">
            <w:r>
              <w:t>n/a</w:t>
            </w:r>
          </w:p>
        </w:tc>
        <w:tc>
          <w:tcPr>
            <w:tcW w:w="3071" w:type="dxa"/>
          </w:tcPr>
          <w:p w14:paraId="437293DB" w14:textId="04FCB941" w:rsidR="00855188" w:rsidRDefault="00855188" w:rsidP="00C72628">
            <w:r>
              <w:t>Part of the signature for the application to authenticate itself</w:t>
            </w:r>
            <w:r w:rsidR="00A6683F">
              <w:t>.</w:t>
            </w:r>
          </w:p>
        </w:tc>
      </w:tr>
      <w:tr w:rsidR="00855188" w14:paraId="707D3CA4" w14:textId="77777777" w:rsidTr="00C72628">
        <w:tc>
          <w:tcPr>
            <w:tcW w:w="3185" w:type="dxa"/>
          </w:tcPr>
          <w:p w14:paraId="7A49C7F5" w14:textId="77777777" w:rsidR="00855188" w:rsidRPr="001F3EFD" w:rsidRDefault="00855188" w:rsidP="00C72628">
            <w:pPr>
              <w:rPr>
                <w:rFonts w:ascii="Consolas" w:hAnsi="Consolas"/>
              </w:rPr>
            </w:pPr>
            <w:r w:rsidRPr="001F3EFD">
              <w:rPr>
                <w:rFonts w:ascii="Consolas" w:hAnsi="Consolas"/>
              </w:rPr>
              <w:t>VaultPath</w:t>
            </w:r>
          </w:p>
        </w:tc>
        <w:tc>
          <w:tcPr>
            <w:tcW w:w="1710" w:type="dxa"/>
          </w:tcPr>
          <w:p w14:paraId="7B88F5B1" w14:textId="77777777" w:rsidR="00855188" w:rsidRDefault="00855188" w:rsidP="00C72628">
            <w:r>
              <w:t>Appsettings.json</w:t>
            </w:r>
          </w:p>
        </w:tc>
        <w:tc>
          <w:tcPr>
            <w:tcW w:w="1384" w:type="dxa"/>
          </w:tcPr>
          <w:p w14:paraId="50467286" w14:textId="77777777" w:rsidR="00855188" w:rsidRDefault="00855188" w:rsidP="00C72628">
            <w:r>
              <w:t>n/a</w:t>
            </w:r>
          </w:p>
        </w:tc>
        <w:tc>
          <w:tcPr>
            <w:tcW w:w="3071" w:type="dxa"/>
          </w:tcPr>
          <w:p w14:paraId="39A455D2" w14:textId="5EE037E8" w:rsidR="00855188" w:rsidRDefault="00855188" w:rsidP="00C72628">
            <w:r>
              <w:t xml:space="preserve">The </w:t>
            </w:r>
            <w:r w:rsidR="00A6683F">
              <w:t>URL</w:t>
            </w:r>
            <w:r>
              <w:t xml:space="preserve"> for the key vault holding other configuration values</w:t>
            </w:r>
            <w:r w:rsidR="00A6683F">
              <w:t>.</w:t>
            </w:r>
          </w:p>
        </w:tc>
      </w:tr>
      <w:tr w:rsidR="00855188" w14:paraId="024607E1" w14:textId="77777777" w:rsidTr="00C72628">
        <w:tc>
          <w:tcPr>
            <w:tcW w:w="3185" w:type="dxa"/>
          </w:tcPr>
          <w:p w14:paraId="0F8C5A3D" w14:textId="77777777" w:rsidR="00855188" w:rsidRPr="001F3EFD" w:rsidRDefault="00855188" w:rsidP="00C72628">
            <w:pPr>
              <w:rPr>
                <w:rFonts w:ascii="Consolas" w:hAnsi="Consolas"/>
              </w:rPr>
            </w:pPr>
            <w:r w:rsidRPr="001F3EFD">
              <w:rPr>
                <w:rFonts w:ascii="Consolas" w:hAnsi="Consolas"/>
              </w:rPr>
              <w:t>ServiceUrl</w:t>
            </w:r>
          </w:p>
        </w:tc>
        <w:tc>
          <w:tcPr>
            <w:tcW w:w="1710" w:type="dxa"/>
          </w:tcPr>
          <w:p w14:paraId="166E96FA" w14:textId="77777777" w:rsidR="00855188" w:rsidRDefault="00855188" w:rsidP="00C72628">
            <w:r>
              <w:t>Key Vault</w:t>
            </w:r>
          </w:p>
        </w:tc>
        <w:tc>
          <w:tcPr>
            <w:tcW w:w="1384" w:type="dxa"/>
          </w:tcPr>
          <w:p w14:paraId="2BA2ACDE" w14:textId="77777777" w:rsidR="00855188" w:rsidRDefault="00855188" w:rsidP="00C72628">
            <w:r>
              <w:t>Y</w:t>
            </w:r>
          </w:p>
        </w:tc>
        <w:tc>
          <w:tcPr>
            <w:tcW w:w="3071" w:type="dxa"/>
          </w:tcPr>
          <w:p w14:paraId="1ACE9565" w14:textId="4EE56892" w:rsidR="00855188" w:rsidRDefault="00855188" w:rsidP="00C72628">
            <w:r>
              <w:t xml:space="preserve">The </w:t>
            </w:r>
            <w:r w:rsidR="00A6683F">
              <w:t>URL</w:t>
            </w:r>
            <w:r>
              <w:t xml:space="preserve"> for the service location</w:t>
            </w:r>
            <w:r w:rsidR="00A6683F">
              <w:t>.</w:t>
            </w:r>
          </w:p>
        </w:tc>
      </w:tr>
      <w:tr w:rsidR="00855188" w14:paraId="1364A063" w14:textId="77777777" w:rsidTr="00C72628">
        <w:tc>
          <w:tcPr>
            <w:tcW w:w="3185" w:type="dxa"/>
          </w:tcPr>
          <w:p w14:paraId="53A90174" w14:textId="77777777" w:rsidR="00855188" w:rsidRPr="001F3EFD" w:rsidRDefault="00855188" w:rsidP="00C72628">
            <w:pPr>
              <w:rPr>
                <w:rFonts w:ascii="Consolas" w:hAnsi="Consolas"/>
              </w:rPr>
            </w:pPr>
            <w:r w:rsidRPr="001F3EFD">
              <w:rPr>
                <w:rFonts w:ascii="Consolas" w:hAnsi="Consolas"/>
              </w:rPr>
              <w:t>AppInsightsString</w:t>
            </w:r>
          </w:p>
        </w:tc>
        <w:tc>
          <w:tcPr>
            <w:tcW w:w="1710" w:type="dxa"/>
          </w:tcPr>
          <w:p w14:paraId="15A99A42" w14:textId="77777777" w:rsidR="00855188" w:rsidRDefault="00855188" w:rsidP="00C72628">
            <w:r>
              <w:t>Key Vault</w:t>
            </w:r>
          </w:p>
        </w:tc>
        <w:tc>
          <w:tcPr>
            <w:tcW w:w="1384" w:type="dxa"/>
          </w:tcPr>
          <w:p w14:paraId="268F9BA9" w14:textId="77777777" w:rsidR="00855188" w:rsidRDefault="00855188" w:rsidP="00C72628">
            <w:r>
              <w:t>Y</w:t>
            </w:r>
          </w:p>
        </w:tc>
        <w:tc>
          <w:tcPr>
            <w:tcW w:w="3071" w:type="dxa"/>
          </w:tcPr>
          <w:p w14:paraId="6E537962" w14:textId="03A089D9" w:rsidR="00855188" w:rsidRDefault="00855188" w:rsidP="00C72628">
            <w:r>
              <w:t>The connection string for application insights</w:t>
            </w:r>
            <w:r w:rsidR="00E15FD8">
              <w:t>.</w:t>
            </w:r>
          </w:p>
        </w:tc>
      </w:tr>
      <w:tr w:rsidR="00855188" w14:paraId="5D05441B" w14:textId="77777777" w:rsidTr="00C72628">
        <w:tc>
          <w:tcPr>
            <w:tcW w:w="3185" w:type="dxa"/>
          </w:tcPr>
          <w:p w14:paraId="1669AC24" w14:textId="77777777" w:rsidR="00855188" w:rsidRPr="001F3EFD" w:rsidRDefault="00855188" w:rsidP="00C72628">
            <w:pPr>
              <w:rPr>
                <w:rFonts w:ascii="Consolas" w:hAnsi="Consolas"/>
              </w:rPr>
            </w:pPr>
            <w:r w:rsidRPr="001F3EFD">
              <w:rPr>
                <w:rFonts w:ascii="Consolas" w:hAnsi="Consolas"/>
              </w:rPr>
              <w:t>IdPDBConnection</w:t>
            </w:r>
          </w:p>
        </w:tc>
        <w:tc>
          <w:tcPr>
            <w:tcW w:w="1710" w:type="dxa"/>
          </w:tcPr>
          <w:p w14:paraId="6EFDA110" w14:textId="77777777" w:rsidR="00855188" w:rsidRDefault="00855188" w:rsidP="00C72628">
            <w:r>
              <w:t>Key Vault</w:t>
            </w:r>
          </w:p>
        </w:tc>
        <w:tc>
          <w:tcPr>
            <w:tcW w:w="1384" w:type="dxa"/>
          </w:tcPr>
          <w:p w14:paraId="1318E7AA" w14:textId="77777777" w:rsidR="00855188" w:rsidRDefault="00855188" w:rsidP="00C72628">
            <w:r>
              <w:t>Y</w:t>
            </w:r>
          </w:p>
        </w:tc>
        <w:tc>
          <w:tcPr>
            <w:tcW w:w="3071" w:type="dxa"/>
          </w:tcPr>
          <w:p w14:paraId="3D7C1A2F" w14:textId="2A6A917A" w:rsidR="00855188" w:rsidRDefault="00855188" w:rsidP="00C72628">
            <w:r>
              <w:t>The connection string for connecting the eIdP database</w:t>
            </w:r>
            <w:r w:rsidR="00A6683F">
              <w:t>.</w:t>
            </w:r>
          </w:p>
        </w:tc>
      </w:tr>
      <w:tr w:rsidR="00855188" w14:paraId="0D8F8184" w14:textId="77777777" w:rsidTr="00C72628">
        <w:tc>
          <w:tcPr>
            <w:tcW w:w="3185" w:type="dxa"/>
          </w:tcPr>
          <w:p w14:paraId="0A303E68" w14:textId="77777777" w:rsidR="00855188" w:rsidRPr="001F3EFD" w:rsidRDefault="00855188" w:rsidP="00C72628">
            <w:pPr>
              <w:rPr>
                <w:rFonts w:ascii="Consolas" w:hAnsi="Consolas"/>
              </w:rPr>
            </w:pPr>
            <w:r w:rsidRPr="001F3EFD">
              <w:rPr>
                <w:rFonts w:ascii="Consolas" w:hAnsi="Consolas"/>
              </w:rPr>
              <w:t>ClientRateLimiting</w:t>
            </w:r>
          </w:p>
        </w:tc>
        <w:tc>
          <w:tcPr>
            <w:tcW w:w="1710" w:type="dxa"/>
          </w:tcPr>
          <w:p w14:paraId="77D6D8C5" w14:textId="77777777" w:rsidR="00855188" w:rsidRDefault="00855188" w:rsidP="00C72628">
            <w:r>
              <w:t>App Configuration</w:t>
            </w:r>
          </w:p>
        </w:tc>
        <w:tc>
          <w:tcPr>
            <w:tcW w:w="1384" w:type="dxa"/>
          </w:tcPr>
          <w:p w14:paraId="0846F83A" w14:textId="77777777" w:rsidR="00855188" w:rsidRDefault="00855188" w:rsidP="00C72628">
            <w:r>
              <w:t>Y</w:t>
            </w:r>
          </w:p>
        </w:tc>
        <w:tc>
          <w:tcPr>
            <w:tcW w:w="3071" w:type="dxa"/>
          </w:tcPr>
          <w:p w14:paraId="25AD89E3" w14:textId="785FBF5A" w:rsidR="00855188" w:rsidRDefault="00855188" w:rsidP="00C72628">
            <w:r>
              <w:t>Configuration section for client</w:t>
            </w:r>
            <w:r w:rsidR="00A6683F">
              <w:t>-. based</w:t>
            </w:r>
            <w:r>
              <w:t xml:space="preserve"> rate limiting.</w:t>
            </w:r>
          </w:p>
        </w:tc>
      </w:tr>
      <w:tr w:rsidR="00855188" w14:paraId="281F8D6A" w14:textId="77777777" w:rsidTr="00C72628">
        <w:tc>
          <w:tcPr>
            <w:tcW w:w="3185" w:type="dxa"/>
          </w:tcPr>
          <w:p w14:paraId="55685355"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EnableEndpointRateLimiting</w:t>
            </w:r>
          </w:p>
        </w:tc>
        <w:tc>
          <w:tcPr>
            <w:tcW w:w="1710" w:type="dxa"/>
          </w:tcPr>
          <w:p w14:paraId="1E51CE6E" w14:textId="77777777" w:rsidR="00855188" w:rsidRDefault="00855188" w:rsidP="00C72628">
            <w:r>
              <w:t>App Configuration</w:t>
            </w:r>
          </w:p>
        </w:tc>
        <w:tc>
          <w:tcPr>
            <w:tcW w:w="1384" w:type="dxa"/>
          </w:tcPr>
          <w:p w14:paraId="436910AD" w14:textId="77777777" w:rsidR="00855188" w:rsidRDefault="00855188" w:rsidP="00C72628">
            <w:r>
              <w:t>Y</w:t>
            </w:r>
          </w:p>
        </w:tc>
        <w:tc>
          <w:tcPr>
            <w:tcW w:w="3071" w:type="dxa"/>
          </w:tcPr>
          <w:p w14:paraId="30B197F6" w14:textId="77777777" w:rsidR="00855188" w:rsidRDefault="00855188" w:rsidP="00C72628">
            <w:r>
              <w:t>Determines whether client-based rate limits apply globally. True for endpoint-specific rules, false for global rules.</w:t>
            </w:r>
          </w:p>
        </w:tc>
      </w:tr>
      <w:tr w:rsidR="00855188" w14:paraId="6D6A8222" w14:textId="77777777" w:rsidTr="00C72628">
        <w:tc>
          <w:tcPr>
            <w:tcW w:w="3185" w:type="dxa"/>
          </w:tcPr>
          <w:p w14:paraId="5D80D533"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StackBlockedRequests</w:t>
            </w:r>
          </w:p>
        </w:tc>
        <w:tc>
          <w:tcPr>
            <w:tcW w:w="1710" w:type="dxa"/>
          </w:tcPr>
          <w:p w14:paraId="3280007C" w14:textId="77777777" w:rsidR="00855188" w:rsidRDefault="00855188" w:rsidP="00C72628">
            <w:r>
              <w:t>App Configuration</w:t>
            </w:r>
          </w:p>
        </w:tc>
        <w:tc>
          <w:tcPr>
            <w:tcW w:w="1384" w:type="dxa"/>
          </w:tcPr>
          <w:p w14:paraId="739F71A8" w14:textId="77777777" w:rsidR="00855188" w:rsidRDefault="00855188" w:rsidP="00C72628">
            <w:r>
              <w:t>Y</w:t>
            </w:r>
          </w:p>
        </w:tc>
        <w:tc>
          <w:tcPr>
            <w:tcW w:w="3071" w:type="dxa"/>
          </w:tcPr>
          <w:p w14:paraId="46D8275A" w14:textId="77777777" w:rsidR="00855188" w:rsidRDefault="00855188" w:rsidP="00C72628">
            <w:r>
              <w:t>Determines whether rejected requests are added to the throttle counter.</w:t>
            </w:r>
          </w:p>
        </w:tc>
      </w:tr>
      <w:tr w:rsidR="00855188" w14:paraId="7DFF3491" w14:textId="77777777" w:rsidTr="00C72628">
        <w:tc>
          <w:tcPr>
            <w:tcW w:w="3185" w:type="dxa"/>
          </w:tcPr>
          <w:p w14:paraId="2A0F3569"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ClientIdHeader</w:t>
            </w:r>
          </w:p>
        </w:tc>
        <w:tc>
          <w:tcPr>
            <w:tcW w:w="1710" w:type="dxa"/>
          </w:tcPr>
          <w:p w14:paraId="2480B5B8" w14:textId="77777777" w:rsidR="00855188" w:rsidRDefault="00855188" w:rsidP="00C72628">
            <w:r>
              <w:t>App Configuration</w:t>
            </w:r>
          </w:p>
        </w:tc>
        <w:tc>
          <w:tcPr>
            <w:tcW w:w="1384" w:type="dxa"/>
          </w:tcPr>
          <w:p w14:paraId="78C80CA3" w14:textId="77777777" w:rsidR="00855188" w:rsidRDefault="00855188" w:rsidP="00C72628">
            <w:r>
              <w:t>Y</w:t>
            </w:r>
          </w:p>
        </w:tc>
        <w:tc>
          <w:tcPr>
            <w:tcW w:w="3071" w:type="dxa"/>
          </w:tcPr>
          <w:p w14:paraId="2D99BD48" w14:textId="77777777" w:rsidR="00855188" w:rsidRDefault="00855188" w:rsidP="00C72628">
            <w:r>
              <w:t>The HTTP header to use to identify a specific client. Used primarily for whitelisting clients from rate limiting restrictions.</w:t>
            </w:r>
          </w:p>
        </w:tc>
      </w:tr>
      <w:tr w:rsidR="00855188" w14:paraId="615A4DA7" w14:textId="77777777" w:rsidTr="00C72628">
        <w:tc>
          <w:tcPr>
            <w:tcW w:w="3185" w:type="dxa"/>
          </w:tcPr>
          <w:p w14:paraId="42908E78"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HttpStatusCode</w:t>
            </w:r>
          </w:p>
        </w:tc>
        <w:tc>
          <w:tcPr>
            <w:tcW w:w="1710" w:type="dxa"/>
          </w:tcPr>
          <w:p w14:paraId="3EB66BBC" w14:textId="77777777" w:rsidR="00855188" w:rsidRDefault="00855188" w:rsidP="00C72628">
            <w:r>
              <w:t>App Configuration</w:t>
            </w:r>
          </w:p>
        </w:tc>
        <w:tc>
          <w:tcPr>
            <w:tcW w:w="1384" w:type="dxa"/>
          </w:tcPr>
          <w:p w14:paraId="774FD27A" w14:textId="77777777" w:rsidR="00855188" w:rsidRDefault="00855188" w:rsidP="00C72628">
            <w:r>
              <w:t>Y</w:t>
            </w:r>
          </w:p>
        </w:tc>
        <w:tc>
          <w:tcPr>
            <w:tcW w:w="3071" w:type="dxa"/>
          </w:tcPr>
          <w:p w14:paraId="4C4A8197" w14:textId="77777777" w:rsidR="00855188" w:rsidRDefault="00855188" w:rsidP="00C72628">
            <w:r>
              <w:t>The HTTP status code to return when a request is blocked.</w:t>
            </w:r>
          </w:p>
        </w:tc>
      </w:tr>
      <w:tr w:rsidR="00855188" w14:paraId="3DDAD755" w14:textId="77777777" w:rsidTr="00C72628">
        <w:tc>
          <w:tcPr>
            <w:tcW w:w="3185" w:type="dxa"/>
          </w:tcPr>
          <w:p w14:paraId="6061EAAA"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GeneralRules</w:t>
            </w:r>
          </w:p>
        </w:tc>
        <w:tc>
          <w:tcPr>
            <w:tcW w:w="1710" w:type="dxa"/>
          </w:tcPr>
          <w:p w14:paraId="27746449" w14:textId="77777777" w:rsidR="00855188" w:rsidRDefault="00855188" w:rsidP="00C72628">
            <w:r>
              <w:t>App Configuration</w:t>
            </w:r>
          </w:p>
        </w:tc>
        <w:tc>
          <w:tcPr>
            <w:tcW w:w="1384" w:type="dxa"/>
          </w:tcPr>
          <w:p w14:paraId="373806E8" w14:textId="77777777" w:rsidR="00855188" w:rsidRDefault="00855188" w:rsidP="00C72628">
            <w:r>
              <w:t>Y</w:t>
            </w:r>
          </w:p>
        </w:tc>
        <w:tc>
          <w:tcPr>
            <w:tcW w:w="3071" w:type="dxa"/>
          </w:tcPr>
          <w:p w14:paraId="7B6DC992" w14:textId="77777777" w:rsidR="00855188" w:rsidRDefault="00855188" w:rsidP="00C72628">
            <w:r>
              <w:t>Configuration section for rules configuration.</w:t>
            </w:r>
          </w:p>
        </w:tc>
      </w:tr>
      <w:tr w:rsidR="00855188" w14:paraId="56BEA205" w14:textId="77777777" w:rsidTr="00C72628">
        <w:tc>
          <w:tcPr>
            <w:tcW w:w="3185" w:type="dxa"/>
          </w:tcPr>
          <w:p w14:paraId="0F83A3EF" w14:textId="037F52E6" w:rsidR="00855188" w:rsidRPr="001F3EFD" w:rsidRDefault="00855188" w:rsidP="00C72628">
            <w:pPr>
              <w:rPr>
                <w:rFonts w:ascii="Consolas" w:hAnsi="Consolas"/>
              </w:rPr>
            </w:pPr>
            <w:r w:rsidRPr="001F3EFD">
              <w:rPr>
                <w:rFonts w:ascii="Consolas" w:hAnsi="Consolas"/>
              </w:rPr>
              <w:t>ClientRateLimiting</w:t>
            </w:r>
            <w:r w:rsidR="00A6683F">
              <w:rPr>
                <w:rFonts w:ascii="Consolas" w:hAnsi="Consolas"/>
              </w:rPr>
              <w:t>—</w:t>
            </w:r>
            <w:r w:rsidRPr="001F3EFD">
              <w:rPr>
                <w:rFonts w:ascii="Consolas" w:hAnsi="Consolas"/>
              </w:rPr>
              <w:t>GeneralRule</w:t>
            </w:r>
            <w:r w:rsidR="00A6683F">
              <w:rPr>
                <w:rFonts w:ascii="Consolas" w:hAnsi="Consolas"/>
              </w:rPr>
              <w:t>-</w:t>
            </w:r>
            <w:r w:rsidRPr="001F3EFD">
              <w:rPr>
                <w:rFonts w:ascii="Consolas" w:hAnsi="Consolas"/>
              </w:rPr>
              <w:t>—Endpoint</w:t>
            </w:r>
          </w:p>
        </w:tc>
        <w:tc>
          <w:tcPr>
            <w:tcW w:w="1710" w:type="dxa"/>
          </w:tcPr>
          <w:p w14:paraId="4834C950" w14:textId="77777777" w:rsidR="00855188" w:rsidRDefault="00855188" w:rsidP="00C72628">
            <w:r>
              <w:t>App Configuration</w:t>
            </w:r>
          </w:p>
        </w:tc>
        <w:tc>
          <w:tcPr>
            <w:tcW w:w="1384" w:type="dxa"/>
          </w:tcPr>
          <w:p w14:paraId="2C1BD276" w14:textId="77777777" w:rsidR="00855188" w:rsidRDefault="00855188" w:rsidP="00C72628">
            <w:r>
              <w:t>Y</w:t>
            </w:r>
          </w:p>
        </w:tc>
        <w:tc>
          <w:tcPr>
            <w:tcW w:w="3071" w:type="dxa"/>
          </w:tcPr>
          <w:p w14:paraId="4265CEE3" w14:textId="77777777" w:rsidR="00855188" w:rsidRDefault="00855188" w:rsidP="00C72628">
            <w:r>
              <w:t>The endpoint that the rule applies for. Asterisk indicates all endpoints. Note that this works in concert with the EnableEndpointRateLimiting configuration flag above.</w:t>
            </w:r>
          </w:p>
        </w:tc>
      </w:tr>
      <w:tr w:rsidR="00855188" w14:paraId="11DE640C" w14:textId="77777777" w:rsidTr="00C72628">
        <w:tc>
          <w:tcPr>
            <w:tcW w:w="3185" w:type="dxa"/>
          </w:tcPr>
          <w:p w14:paraId="6A5A8590"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GeneralRules</w:t>
            </w:r>
            <w:r>
              <w:rPr>
                <w:rFonts w:ascii="Consolas" w:hAnsi="Consolas"/>
              </w:rPr>
              <w:t>--</w:t>
            </w:r>
            <w:r w:rsidRPr="001F3EFD">
              <w:rPr>
                <w:rFonts w:ascii="Consolas" w:hAnsi="Consolas"/>
              </w:rPr>
              <w:t>Period</w:t>
            </w:r>
          </w:p>
        </w:tc>
        <w:tc>
          <w:tcPr>
            <w:tcW w:w="1710" w:type="dxa"/>
          </w:tcPr>
          <w:p w14:paraId="2DC2C6CC" w14:textId="77777777" w:rsidR="00855188" w:rsidRDefault="00855188" w:rsidP="00C72628">
            <w:r>
              <w:t>App Configuration</w:t>
            </w:r>
          </w:p>
        </w:tc>
        <w:tc>
          <w:tcPr>
            <w:tcW w:w="1384" w:type="dxa"/>
          </w:tcPr>
          <w:p w14:paraId="24513FA7" w14:textId="77777777" w:rsidR="00855188" w:rsidRDefault="00855188" w:rsidP="00C72628">
            <w:r>
              <w:t>Y</w:t>
            </w:r>
          </w:p>
        </w:tc>
        <w:tc>
          <w:tcPr>
            <w:tcW w:w="3071" w:type="dxa"/>
          </w:tcPr>
          <w:p w14:paraId="5C039E57" w14:textId="77777777" w:rsidR="00855188" w:rsidRDefault="00855188" w:rsidP="00C72628">
            <w:r>
              <w:t>The time period to monitor request frequency for.</w:t>
            </w:r>
          </w:p>
        </w:tc>
      </w:tr>
      <w:tr w:rsidR="00855188" w14:paraId="69635333" w14:textId="77777777" w:rsidTr="00C72628">
        <w:tc>
          <w:tcPr>
            <w:tcW w:w="3185" w:type="dxa"/>
          </w:tcPr>
          <w:p w14:paraId="1BB0DE2E" w14:textId="77777777" w:rsidR="00855188" w:rsidRPr="001F3EFD" w:rsidRDefault="00855188" w:rsidP="00C72628">
            <w:pPr>
              <w:rPr>
                <w:rFonts w:ascii="Consolas" w:hAnsi="Consolas"/>
              </w:rPr>
            </w:pPr>
            <w:r w:rsidRPr="001F3EFD">
              <w:rPr>
                <w:rFonts w:ascii="Consolas" w:hAnsi="Consolas"/>
              </w:rPr>
              <w:t>ClientRateLimiting</w:t>
            </w:r>
            <w:r>
              <w:rPr>
                <w:rFonts w:ascii="Consolas" w:hAnsi="Consolas"/>
              </w:rPr>
              <w:t>--</w:t>
            </w:r>
            <w:r w:rsidRPr="001F3EFD">
              <w:rPr>
                <w:rFonts w:ascii="Consolas" w:hAnsi="Consolas"/>
              </w:rPr>
              <w:t>GeneralRules--Limit</w:t>
            </w:r>
          </w:p>
        </w:tc>
        <w:tc>
          <w:tcPr>
            <w:tcW w:w="1710" w:type="dxa"/>
          </w:tcPr>
          <w:p w14:paraId="6B483891" w14:textId="77777777" w:rsidR="00855188" w:rsidRDefault="00855188" w:rsidP="00C72628">
            <w:r>
              <w:t>App Configuration</w:t>
            </w:r>
          </w:p>
        </w:tc>
        <w:tc>
          <w:tcPr>
            <w:tcW w:w="1384" w:type="dxa"/>
          </w:tcPr>
          <w:p w14:paraId="4CAEF2CF" w14:textId="77777777" w:rsidR="00855188" w:rsidRDefault="00855188" w:rsidP="00C72628">
            <w:r>
              <w:t>Y</w:t>
            </w:r>
          </w:p>
        </w:tc>
        <w:tc>
          <w:tcPr>
            <w:tcW w:w="3071" w:type="dxa"/>
          </w:tcPr>
          <w:p w14:paraId="6EA5CAD6" w14:textId="77777777" w:rsidR="00855188" w:rsidRDefault="00855188" w:rsidP="00C72628">
            <w:r>
              <w:t>The number of requests that can be made within the request frequency time period before throttling is enabled for that client.</w:t>
            </w:r>
          </w:p>
        </w:tc>
      </w:tr>
      <w:tr w:rsidR="00855188" w14:paraId="2EC45C8A" w14:textId="77777777" w:rsidTr="00C72628">
        <w:tc>
          <w:tcPr>
            <w:tcW w:w="3185" w:type="dxa"/>
          </w:tcPr>
          <w:p w14:paraId="227BB541" w14:textId="77777777" w:rsidR="00855188" w:rsidRPr="001F3EFD" w:rsidRDefault="00855188" w:rsidP="00C72628">
            <w:pPr>
              <w:rPr>
                <w:rFonts w:ascii="Consolas" w:hAnsi="Consolas"/>
              </w:rPr>
            </w:pPr>
            <w:r w:rsidRPr="001F3EFD">
              <w:rPr>
                <w:rFonts w:ascii="Consolas" w:hAnsi="Consolas"/>
              </w:rPr>
              <w:t>IpRateLimiting</w:t>
            </w:r>
          </w:p>
        </w:tc>
        <w:tc>
          <w:tcPr>
            <w:tcW w:w="1710" w:type="dxa"/>
          </w:tcPr>
          <w:p w14:paraId="7EE53D66" w14:textId="77777777" w:rsidR="00855188" w:rsidRDefault="00855188" w:rsidP="00C72628">
            <w:r>
              <w:t>App Configuration</w:t>
            </w:r>
          </w:p>
        </w:tc>
        <w:tc>
          <w:tcPr>
            <w:tcW w:w="1384" w:type="dxa"/>
          </w:tcPr>
          <w:p w14:paraId="3B717A80" w14:textId="77777777" w:rsidR="00855188" w:rsidRDefault="00855188" w:rsidP="00C72628">
            <w:r>
              <w:t>Y</w:t>
            </w:r>
          </w:p>
        </w:tc>
        <w:tc>
          <w:tcPr>
            <w:tcW w:w="3071" w:type="dxa"/>
          </w:tcPr>
          <w:p w14:paraId="0B755180" w14:textId="77777777" w:rsidR="00855188" w:rsidRDefault="00855188" w:rsidP="00C72628">
            <w:r>
              <w:t>Configuration section for IP address-based rate limiting.</w:t>
            </w:r>
          </w:p>
        </w:tc>
      </w:tr>
      <w:tr w:rsidR="00855188" w14:paraId="2B51F884" w14:textId="77777777" w:rsidTr="00C72628">
        <w:tc>
          <w:tcPr>
            <w:tcW w:w="3185" w:type="dxa"/>
          </w:tcPr>
          <w:p w14:paraId="3E1EE716"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--EnableEndpointRateLimiting</w:t>
            </w:r>
          </w:p>
        </w:tc>
        <w:tc>
          <w:tcPr>
            <w:tcW w:w="1710" w:type="dxa"/>
          </w:tcPr>
          <w:p w14:paraId="4293FF60" w14:textId="77777777" w:rsidR="00855188" w:rsidRDefault="00855188" w:rsidP="00C72628">
            <w:r w:rsidRPr="00312585">
              <w:t>App Configuration</w:t>
            </w:r>
          </w:p>
        </w:tc>
        <w:tc>
          <w:tcPr>
            <w:tcW w:w="1384" w:type="dxa"/>
          </w:tcPr>
          <w:p w14:paraId="42B8CB2F" w14:textId="77777777" w:rsidR="00855188" w:rsidRDefault="00855188" w:rsidP="00C72628">
            <w:r>
              <w:t>Y</w:t>
            </w:r>
          </w:p>
        </w:tc>
        <w:tc>
          <w:tcPr>
            <w:tcW w:w="3071" w:type="dxa"/>
          </w:tcPr>
          <w:p w14:paraId="4657A496" w14:textId="77777777" w:rsidR="00855188" w:rsidRDefault="00855188" w:rsidP="00C72628">
            <w:r>
              <w:t>Determines whether IP-based rate limits apply globally. True for endpoint-specific rules, false for global rules.</w:t>
            </w:r>
          </w:p>
        </w:tc>
      </w:tr>
      <w:tr w:rsidR="00855188" w14:paraId="374F63EF" w14:textId="77777777" w:rsidTr="00C72628">
        <w:tc>
          <w:tcPr>
            <w:tcW w:w="3185" w:type="dxa"/>
          </w:tcPr>
          <w:p w14:paraId="02B7BA9F"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--StackBlockedRequests</w:t>
            </w:r>
          </w:p>
        </w:tc>
        <w:tc>
          <w:tcPr>
            <w:tcW w:w="1710" w:type="dxa"/>
          </w:tcPr>
          <w:p w14:paraId="5D7F10FE" w14:textId="77777777" w:rsidR="00855188" w:rsidRDefault="00855188" w:rsidP="00C72628">
            <w:r w:rsidRPr="00312585">
              <w:t>App Configuration</w:t>
            </w:r>
          </w:p>
        </w:tc>
        <w:tc>
          <w:tcPr>
            <w:tcW w:w="1384" w:type="dxa"/>
          </w:tcPr>
          <w:p w14:paraId="6EBBD90F" w14:textId="77777777" w:rsidR="00855188" w:rsidRDefault="00855188" w:rsidP="00C72628">
            <w:r>
              <w:t>Y</w:t>
            </w:r>
          </w:p>
        </w:tc>
        <w:tc>
          <w:tcPr>
            <w:tcW w:w="3071" w:type="dxa"/>
          </w:tcPr>
          <w:p w14:paraId="3782FDCD" w14:textId="77777777" w:rsidR="00855188" w:rsidRDefault="00855188" w:rsidP="00C72628">
            <w:r>
              <w:t>Determines whether rejected requests are added to the throttle counter.</w:t>
            </w:r>
          </w:p>
        </w:tc>
      </w:tr>
      <w:tr w:rsidR="00855188" w14:paraId="4284BD26" w14:textId="77777777" w:rsidTr="00C72628">
        <w:tc>
          <w:tcPr>
            <w:tcW w:w="3185" w:type="dxa"/>
          </w:tcPr>
          <w:p w14:paraId="7BB9A615" w14:textId="77777777" w:rsidR="00855188" w:rsidRPr="00233B19" w:rsidRDefault="00855188" w:rsidP="00C72628">
            <w:pPr>
              <w:rPr>
                <w:rFonts w:ascii="Consolas" w:hAnsi="Consolas"/>
              </w:rPr>
            </w:pPr>
            <w:commentRangeStart w:id="34"/>
            <w:r w:rsidRPr="00342ADE">
              <w:rPr>
                <w:rFonts w:ascii="Consolas" w:hAnsi="Consolas"/>
              </w:rPr>
              <w:t>IpRateLimiting</w:t>
            </w:r>
            <w:r>
              <w:rPr>
                <w:rFonts w:ascii="Consolas" w:hAnsi="Consolas"/>
              </w:rPr>
              <w:t>--RealIpHeader</w:t>
            </w:r>
          </w:p>
        </w:tc>
        <w:tc>
          <w:tcPr>
            <w:tcW w:w="1710" w:type="dxa"/>
          </w:tcPr>
          <w:p w14:paraId="1C2560CD" w14:textId="77777777" w:rsidR="00855188" w:rsidRDefault="00855188" w:rsidP="00C72628">
            <w:r w:rsidRPr="00312585">
              <w:t>App Configuration</w:t>
            </w:r>
          </w:p>
        </w:tc>
        <w:tc>
          <w:tcPr>
            <w:tcW w:w="1384" w:type="dxa"/>
          </w:tcPr>
          <w:p w14:paraId="60FF64F9" w14:textId="77777777" w:rsidR="00855188" w:rsidRDefault="00855188" w:rsidP="00C72628">
            <w:r>
              <w:t>Y</w:t>
            </w:r>
          </w:p>
        </w:tc>
        <w:tc>
          <w:tcPr>
            <w:tcW w:w="3071" w:type="dxa"/>
          </w:tcPr>
          <w:p w14:paraId="40D18FC1" w14:textId="77777777" w:rsidR="00855188" w:rsidRDefault="00855188" w:rsidP="00C72628">
            <w:r>
              <w:t xml:space="preserve">Used by the system to determine the HTTP header that contains the actual IP </w:t>
            </w:r>
            <w:r>
              <w:lastRenderedPageBreak/>
              <w:t>address of the requestor when the user is behind a load balancer or other proxy service.</w:t>
            </w:r>
            <w:commentRangeEnd w:id="34"/>
            <w:r w:rsidR="001054BC">
              <w:rPr>
                <w:rStyle w:val="CommentReference"/>
                <w:rFonts w:ascii="Times New Roman" w:hAnsi="Times New Roman"/>
              </w:rPr>
              <w:commentReference w:id="34"/>
            </w:r>
          </w:p>
        </w:tc>
      </w:tr>
      <w:tr w:rsidR="00855188" w14:paraId="588E4B7E" w14:textId="77777777" w:rsidTr="00C72628">
        <w:tc>
          <w:tcPr>
            <w:tcW w:w="3185" w:type="dxa"/>
          </w:tcPr>
          <w:p w14:paraId="79593311" w14:textId="77777777" w:rsidR="00855188" w:rsidRPr="00233B19" w:rsidRDefault="00855188" w:rsidP="00C72628">
            <w:pPr>
              <w:rPr>
                <w:rFonts w:ascii="Consolas" w:hAnsi="Consolas"/>
              </w:rPr>
            </w:pPr>
            <w:r w:rsidRPr="00342ADE">
              <w:rPr>
                <w:rFonts w:ascii="Consolas" w:hAnsi="Consolas"/>
              </w:rPr>
              <w:lastRenderedPageBreak/>
              <w:t>IpRateLimiting</w:t>
            </w:r>
            <w:r>
              <w:rPr>
                <w:rFonts w:ascii="Consolas" w:hAnsi="Consolas"/>
              </w:rPr>
              <w:t>--ClientIdHeader</w:t>
            </w:r>
          </w:p>
        </w:tc>
        <w:tc>
          <w:tcPr>
            <w:tcW w:w="1710" w:type="dxa"/>
          </w:tcPr>
          <w:p w14:paraId="6E091254" w14:textId="77777777" w:rsidR="00855188" w:rsidRDefault="00855188" w:rsidP="00C72628">
            <w:r w:rsidRPr="00312585">
              <w:t>App Configuration</w:t>
            </w:r>
          </w:p>
        </w:tc>
        <w:tc>
          <w:tcPr>
            <w:tcW w:w="1384" w:type="dxa"/>
          </w:tcPr>
          <w:p w14:paraId="6D1103CB" w14:textId="77777777" w:rsidR="00855188" w:rsidRDefault="00855188" w:rsidP="00C72628">
            <w:r>
              <w:t>Y</w:t>
            </w:r>
          </w:p>
        </w:tc>
        <w:tc>
          <w:tcPr>
            <w:tcW w:w="3071" w:type="dxa"/>
          </w:tcPr>
          <w:p w14:paraId="40CB7683" w14:textId="77777777" w:rsidR="00855188" w:rsidRDefault="00855188" w:rsidP="00C72628">
            <w:r>
              <w:t>The HTTP header to use to identify a specific client. Used primarily for whitelisting clients from rate limiting restrictions.</w:t>
            </w:r>
          </w:p>
        </w:tc>
      </w:tr>
      <w:tr w:rsidR="00855188" w14:paraId="7F48EB3D" w14:textId="77777777" w:rsidTr="00C72628">
        <w:tc>
          <w:tcPr>
            <w:tcW w:w="3185" w:type="dxa"/>
          </w:tcPr>
          <w:p w14:paraId="65F2FAAF"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--HttpStatusCode</w:t>
            </w:r>
          </w:p>
        </w:tc>
        <w:tc>
          <w:tcPr>
            <w:tcW w:w="1710" w:type="dxa"/>
          </w:tcPr>
          <w:p w14:paraId="35880A94" w14:textId="77777777" w:rsidR="00855188" w:rsidRDefault="00855188" w:rsidP="00C72628">
            <w:r w:rsidRPr="00312585">
              <w:t>App Configuration</w:t>
            </w:r>
          </w:p>
        </w:tc>
        <w:tc>
          <w:tcPr>
            <w:tcW w:w="1384" w:type="dxa"/>
          </w:tcPr>
          <w:p w14:paraId="3F0AA509" w14:textId="77777777" w:rsidR="00855188" w:rsidRDefault="00855188" w:rsidP="00C72628">
            <w:r>
              <w:t>Y</w:t>
            </w:r>
          </w:p>
        </w:tc>
        <w:tc>
          <w:tcPr>
            <w:tcW w:w="3071" w:type="dxa"/>
          </w:tcPr>
          <w:p w14:paraId="166A18DF" w14:textId="77777777" w:rsidR="00855188" w:rsidRDefault="00855188" w:rsidP="00C72628">
            <w:r>
              <w:t>The HTTP status code to return when a request is blocked.</w:t>
            </w:r>
          </w:p>
        </w:tc>
      </w:tr>
      <w:tr w:rsidR="00855188" w14:paraId="11370818" w14:textId="77777777" w:rsidTr="00C72628">
        <w:tc>
          <w:tcPr>
            <w:tcW w:w="3185" w:type="dxa"/>
          </w:tcPr>
          <w:p w14:paraId="2B758743"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--GeneralRules</w:t>
            </w:r>
          </w:p>
        </w:tc>
        <w:tc>
          <w:tcPr>
            <w:tcW w:w="1710" w:type="dxa"/>
          </w:tcPr>
          <w:p w14:paraId="56D2D1CE" w14:textId="77777777" w:rsidR="00855188" w:rsidRDefault="00855188" w:rsidP="00C72628">
            <w:r w:rsidRPr="00312585">
              <w:t>App Configuration</w:t>
            </w:r>
          </w:p>
        </w:tc>
        <w:tc>
          <w:tcPr>
            <w:tcW w:w="1384" w:type="dxa"/>
          </w:tcPr>
          <w:p w14:paraId="70C7BC13" w14:textId="77777777" w:rsidR="00855188" w:rsidRDefault="00855188" w:rsidP="00C72628">
            <w:r>
              <w:t>Y</w:t>
            </w:r>
          </w:p>
        </w:tc>
        <w:tc>
          <w:tcPr>
            <w:tcW w:w="3071" w:type="dxa"/>
          </w:tcPr>
          <w:p w14:paraId="398728DA" w14:textId="77777777" w:rsidR="00855188" w:rsidRDefault="00855188" w:rsidP="00C72628">
            <w:r>
              <w:t>Configuration section for rules surrounding IP-based rate limiting.</w:t>
            </w:r>
          </w:p>
        </w:tc>
      </w:tr>
      <w:tr w:rsidR="00855188" w14:paraId="35AC2254" w14:textId="77777777" w:rsidTr="00C72628">
        <w:tc>
          <w:tcPr>
            <w:tcW w:w="3185" w:type="dxa"/>
          </w:tcPr>
          <w:p w14:paraId="073E2C7B"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--GeneralRules--Endpoint</w:t>
            </w:r>
          </w:p>
        </w:tc>
        <w:tc>
          <w:tcPr>
            <w:tcW w:w="1710" w:type="dxa"/>
          </w:tcPr>
          <w:p w14:paraId="773D2127" w14:textId="77777777" w:rsidR="00855188" w:rsidRDefault="00855188" w:rsidP="00C72628">
            <w:r w:rsidRPr="00312585">
              <w:t>App Configuration</w:t>
            </w:r>
          </w:p>
        </w:tc>
        <w:tc>
          <w:tcPr>
            <w:tcW w:w="1384" w:type="dxa"/>
          </w:tcPr>
          <w:p w14:paraId="7F2DD764" w14:textId="77777777" w:rsidR="00855188" w:rsidRDefault="00855188" w:rsidP="00C72628">
            <w:r>
              <w:t>Y</w:t>
            </w:r>
          </w:p>
        </w:tc>
        <w:tc>
          <w:tcPr>
            <w:tcW w:w="3071" w:type="dxa"/>
          </w:tcPr>
          <w:p w14:paraId="1CAD0BD8" w14:textId="77777777" w:rsidR="00855188" w:rsidRDefault="00855188" w:rsidP="00C72628">
            <w:r>
              <w:t>The endpoint that the rule applies for. Asterisk indicates all endpoints. Note that this works in concert with the EnableEndpointRateLimiting configuration flag above.</w:t>
            </w:r>
          </w:p>
        </w:tc>
      </w:tr>
      <w:tr w:rsidR="00855188" w14:paraId="7D41FF56" w14:textId="77777777" w:rsidTr="00C72628">
        <w:tc>
          <w:tcPr>
            <w:tcW w:w="3185" w:type="dxa"/>
          </w:tcPr>
          <w:p w14:paraId="27ADC796"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--GeneralRules--Period</w:t>
            </w:r>
          </w:p>
        </w:tc>
        <w:tc>
          <w:tcPr>
            <w:tcW w:w="1710" w:type="dxa"/>
          </w:tcPr>
          <w:p w14:paraId="50CE7B84" w14:textId="77777777" w:rsidR="00855188" w:rsidRDefault="00855188" w:rsidP="00C72628">
            <w:r w:rsidRPr="00312585">
              <w:t>App Configuration</w:t>
            </w:r>
          </w:p>
        </w:tc>
        <w:tc>
          <w:tcPr>
            <w:tcW w:w="1384" w:type="dxa"/>
          </w:tcPr>
          <w:p w14:paraId="1C654F5F" w14:textId="77777777" w:rsidR="00855188" w:rsidRDefault="00855188" w:rsidP="00C72628">
            <w:r>
              <w:t>Y</w:t>
            </w:r>
          </w:p>
        </w:tc>
        <w:tc>
          <w:tcPr>
            <w:tcW w:w="3071" w:type="dxa"/>
          </w:tcPr>
          <w:p w14:paraId="75A2AFDF" w14:textId="77777777" w:rsidR="00855188" w:rsidRDefault="00855188" w:rsidP="00C72628">
            <w:r>
              <w:t>The time period to monitor request frequency for.</w:t>
            </w:r>
          </w:p>
        </w:tc>
      </w:tr>
      <w:tr w:rsidR="00855188" w14:paraId="59129C76" w14:textId="77777777" w:rsidTr="00C72628">
        <w:tc>
          <w:tcPr>
            <w:tcW w:w="3185" w:type="dxa"/>
          </w:tcPr>
          <w:p w14:paraId="67ED73DC" w14:textId="77777777" w:rsidR="00855188" w:rsidRPr="00233B19" w:rsidRDefault="00855188" w:rsidP="00C72628">
            <w:pPr>
              <w:rPr>
                <w:rFonts w:ascii="Consolas" w:hAnsi="Consolas"/>
              </w:rPr>
            </w:pPr>
            <w:r w:rsidRPr="00342ADE">
              <w:rPr>
                <w:rFonts w:ascii="Consolas" w:hAnsi="Consolas"/>
              </w:rPr>
              <w:t>IpRateLimiting</w:t>
            </w:r>
            <w:r>
              <w:rPr>
                <w:rFonts w:ascii="Consolas" w:hAnsi="Consolas"/>
              </w:rPr>
              <w:t>--GeneralRules--Limit</w:t>
            </w:r>
          </w:p>
        </w:tc>
        <w:tc>
          <w:tcPr>
            <w:tcW w:w="1710" w:type="dxa"/>
          </w:tcPr>
          <w:p w14:paraId="1B82B53C" w14:textId="77777777" w:rsidR="00855188" w:rsidRDefault="00855188" w:rsidP="00C72628">
            <w:r w:rsidRPr="00312585">
              <w:t>App Configuration</w:t>
            </w:r>
          </w:p>
        </w:tc>
        <w:tc>
          <w:tcPr>
            <w:tcW w:w="1384" w:type="dxa"/>
          </w:tcPr>
          <w:p w14:paraId="006F915F" w14:textId="77777777" w:rsidR="00855188" w:rsidRDefault="00855188" w:rsidP="00C72628">
            <w:r>
              <w:t>Y</w:t>
            </w:r>
          </w:p>
        </w:tc>
        <w:tc>
          <w:tcPr>
            <w:tcW w:w="3071" w:type="dxa"/>
          </w:tcPr>
          <w:p w14:paraId="5328A36E" w14:textId="77777777" w:rsidR="00855188" w:rsidRDefault="00855188" w:rsidP="00C72628">
            <w:r>
              <w:t>The number of requests that can be made within the request frequency time period before throttling is enabled for that IP.</w:t>
            </w:r>
          </w:p>
        </w:tc>
      </w:tr>
      <w:tr w:rsidR="00855188" w14:paraId="44E231B1" w14:textId="77777777" w:rsidTr="00C72628">
        <w:tc>
          <w:tcPr>
            <w:tcW w:w="3185" w:type="dxa"/>
          </w:tcPr>
          <w:p w14:paraId="3A093695" w14:textId="77777777" w:rsidR="00855188" w:rsidRPr="001F3EFD" w:rsidRDefault="00855188" w:rsidP="00C72628">
            <w:pPr>
              <w:rPr>
                <w:rFonts w:ascii="Consolas" w:hAnsi="Consolas"/>
              </w:rPr>
            </w:pPr>
            <w:r w:rsidRPr="001F3EFD">
              <w:rPr>
                <w:rFonts w:ascii="Consolas" w:hAnsi="Consolas"/>
              </w:rPr>
              <w:t>DefaultAuditSearchPageSize</w:t>
            </w:r>
          </w:p>
        </w:tc>
        <w:tc>
          <w:tcPr>
            <w:tcW w:w="1710" w:type="dxa"/>
          </w:tcPr>
          <w:p w14:paraId="0E7FB232" w14:textId="77777777" w:rsidR="00855188" w:rsidRDefault="00855188" w:rsidP="00C72628">
            <w:r w:rsidRPr="00312585">
              <w:t>App Configuration</w:t>
            </w:r>
          </w:p>
        </w:tc>
        <w:tc>
          <w:tcPr>
            <w:tcW w:w="1384" w:type="dxa"/>
          </w:tcPr>
          <w:p w14:paraId="53E3E741" w14:textId="77777777" w:rsidR="00855188" w:rsidRDefault="00855188" w:rsidP="00C72628">
            <w:r>
              <w:t>Y</w:t>
            </w:r>
          </w:p>
        </w:tc>
        <w:tc>
          <w:tcPr>
            <w:tcW w:w="3071" w:type="dxa"/>
          </w:tcPr>
          <w:p w14:paraId="692B8034" w14:textId="77777777" w:rsidR="00855188" w:rsidRDefault="00855188" w:rsidP="00C72628">
            <w:r>
              <w:t>Default page size that should be used when the web service is queried to search audit data. Specified here in case consumers of the service do not specify values.</w:t>
            </w:r>
          </w:p>
        </w:tc>
      </w:tr>
      <w:tr w:rsidR="00855188" w14:paraId="14E960D0" w14:textId="77777777" w:rsidTr="00C72628">
        <w:trPr>
          <w:trHeight w:val="386"/>
        </w:trPr>
        <w:tc>
          <w:tcPr>
            <w:tcW w:w="3185" w:type="dxa"/>
          </w:tcPr>
          <w:p w14:paraId="3499353C" w14:textId="74EF756A" w:rsidR="00855188" w:rsidRPr="00342ADE" w:rsidRDefault="00A6683F" w:rsidP="00C72628">
            <w:pPr>
              <w:rPr>
                <w:rFonts w:ascii="Consolas" w:hAnsi="Consolas"/>
              </w:rPr>
            </w:pPr>
            <w:r>
              <w:rPr>
                <w:rFonts w:ascii="Consolas" w:hAnsi="Consolas"/>
              </w:rPr>
              <w:t>AD: domain</w:t>
            </w:r>
          </w:p>
        </w:tc>
        <w:tc>
          <w:tcPr>
            <w:tcW w:w="1710" w:type="dxa"/>
          </w:tcPr>
          <w:p w14:paraId="749C01C8" w14:textId="77777777" w:rsidR="00855188" w:rsidRPr="00312585" w:rsidRDefault="00855188" w:rsidP="00C72628">
            <w:r w:rsidRPr="00FC34FC">
              <w:t>App Configuration</w:t>
            </w:r>
          </w:p>
        </w:tc>
        <w:tc>
          <w:tcPr>
            <w:tcW w:w="1384" w:type="dxa"/>
          </w:tcPr>
          <w:p w14:paraId="1FFD3E55" w14:textId="77777777" w:rsidR="00855188" w:rsidRDefault="00855188" w:rsidP="00C72628"/>
        </w:tc>
        <w:tc>
          <w:tcPr>
            <w:tcW w:w="3071" w:type="dxa"/>
          </w:tcPr>
          <w:p w14:paraId="514D1347" w14:textId="77777777" w:rsidR="00855188" w:rsidRDefault="00855188" w:rsidP="00C72628">
            <w:r>
              <w:t>Configuration to connect to EIDP.</w:t>
            </w:r>
          </w:p>
        </w:tc>
      </w:tr>
      <w:tr w:rsidR="00855188" w14:paraId="3B11C2C1" w14:textId="77777777" w:rsidTr="00C72628">
        <w:tc>
          <w:tcPr>
            <w:tcW w:w="3185" w:type="dxa"/>
          </w:tcPr>
          <w:p w14:paraId="5833D31E" w14:textId="77777777" w:rsidR="00855188" w:rsidRPr="00342ADE" w:rsidRDefault="00855188" w:rsidP="00C72628">
            <w:pPr>
              <w:rPr>
                <w:rFonts w:ascii="Consolas" w:hAnsi="Consolas"/>
              </w:rPr>
            </w:pPr>
            <w:proofErr w:type="gramStart"/>
            <w:r>
              <w:rPr>
                <w:rFonts w:ascii="Consolas" w:hAnsi="Consolas"/>
              </w:rPr>
              <w:t>AD:port</w:t>
            </w:r>
            <w:proofErr w:type="gramEnd"/>
          </w:p>
        </w:tc>
        <w:tc>
          <w:tcPr>
            <w:tcW w:w="1710" w:type="dxa"/>
          </w:tcPr>
          <w:p w14:paraId="573711A5" w14:textId="77777777" w:rsidR="00855188" w:rsidRPr="00312585" w:rsidRDefault="00855188" w:rsidP="00C72628">
            <w:r w:rsidRPr="00FC34FC">
              <w:t>App Configuration</w:t>
            </w:r>
          </w:p>
        </w:tc>
        <w:tc>
          <w:tcPr>
            <w:tcW w:w="1384" w:type="dxa"/>
          </w:tcPr>
          <w:p w14:paraId="76ACC86C" w14:textId="77777777" w:rsidR="00855188" w:rsidRDefault="00855188" w:rsidP="00C72628"/>
        </w:tc>
        <w:tc>
          <w:tcPr>
            <w:tcW w:w="3071" w:type="dxa"/>
          </w:tcPr>
          <w:p w14:paraId="5D91BD23" w14:textId="77777777" w:rsidR="00855188" w:rsidRDefault="00855188" w:rsidP="00C72628">
            <w:r w:rsidRPr="002C3ACE">
              <w:t>Configuration to connect to EIDP.</w:t>
            </w:r>
          </w:p>
        </w:tc>
      </w:tr>
      <w:tr w:rsidR="00855188" w14:paraId="39D89BF8" w14:textId="77777777" w:rsidTr="00C72628">
        <w:tc>
          <w:tcPr>
            <w:tcW w:w="3185" w:type="dxa"/>
          </w:tcPr>
          <w:p w14:paraId="33693431" w14:textId="77777777" w:rsidR="00855188" w:rsidRPr="00342ADE" w:rsidRDefault="00855188" w:rsidP="00C72628">
            <w:pPr>
              <w:rPr>
                <w:rFonts w:ascii="Consolas" w:hAnsi="Consolas"/>
              </w:rPr>
            </w:pPr>
            <w:proofErr w:type="gramStart"/>
            <w:r>
              <w:rPr>
                <w:rFonts w:ascii="Consolas" w:hAnsi="Consolas"/>
              </w:rPr>
              <w:t>AD:subdomain</w:t>
            </w:r>
            <w:proofErr w:type="gramEnd"/>
          </w:p>
        </w:tc>
        <w:tc>
          <w:tcPr>
            <w:tcW w:w="1710" w:type="dxa"/>
          </w:tcPr>
          <w:p w14:paraId="6603F99D" w14:textId="77777777" w:rsidR="00855188" w:rsidRPr="00312585" w:rsidRDefault="00855188" w:rsidP="00C72628">
            <w:r w:rsidRPr="00FC34FC">
              <w:t>App Configuration</w:t>
            </w:r>
          </w:p>
        </w:tc>
        <w:tc>
          <w:tcPr>
            <w:tcW w:w="1384" w:type="dxa"/>
          </w:tcPr>
          <w:p w14:paraId="418BF69E" w14:textId="77777777" w:rsidR="00855188" w:rsidRDefault="00855188" w:rsidP="00C72628"/>
        </w:tc>
        <w:tc>
          <w:tcPr>
            <w:tcW w:w="3071" w:type="dxa"/>
          </w:tcPr>
          <w:p w14:paraId="3180EB88" w14:textId="77777777" w:rsidR="00855188" w:rsidRDefault="00855188" w:rsidP="00C72628">
            <w:r w:rsidRPr="002C3ACE">
              <w:t>Configuration to connect to EIDP.</w:t>
            </w:r>
          </w:p>
        </w:tc>
      </w:tr>
      <w:tr w:rsidR="00855188" w14:paraId="532B082D" w14:textId="77777777" w:rsidTr="00C72628">
        <w:tc>
          <w:tcPr>
            <w:tcW w:w="3185" w:type="dxa"/>
          </w:tcPr>
          <w:p w14:paraId="45E45196" w14:textId="77777777" w:rsidR="00855188" w:rsidRPr="00342ADE" w:rsidRDefault="00855188" w:rsidP="00C72628">
            <w:pPr>
              <w:rPr>
                <w:rFonts w:ascii="Consolas" w:hAnsi="Consolas"/>
              </w:rPr>
            </w:pPr>
            <w:proofErr w:type="gramStart"/>
            <w:r>
              <w:rPr>
                <w:rFonts w:ascii="Consolas" w:hAnsi="Consolas"/>
              </w:rPr>
              <w:t>AD:unit</w:t>
            </w:r>
            <w:proofErr w:type="gramEnd"/>
          </w:p>
        </w:tc>
        <w:tc>
          <w:tcPr>
            <w:tcW w:w="1710" w:type="dxa"/>
          </w:tcPr>
          <w:p w14:paraId="631AAED2" w14:textId="77777777" w:rsidR="00855188" w:rsidRPr="00312585" w:rsidRDefault="00855188" w:rsidP="00C72628">
            <w:r w:rsidRPr="00FC34FC">
              <w:t>App Configuration</w:t>
            </w:r>
          </w:p>
        </w:tc>
        <w:tc>
          <w:tcPr>
            <w:tcW w:w="1384" w:type="dxa"/>
          </w:tcPr>
          <w:p w14:paraId="11B1AB7F" w14:textId="77777777" w:rsidR="00855188" w:rsidRDefault="00855188" w:rsidP="00C72628"/>
        </w:tc>
        <w:tc>
          <w:tcPr>
            <w:tcW w:w="3071" w:type="dxa"/>
          </w:tcPr>
          <w:p w14:paraId="680CEE9E" w14:textId="77777777" w:rsidR="00855188" w:rsidRDefault="00855188" w:rsidP="00C72628">
            <w:r w:rsidRPr="002C3ACE">
              <w:t>Configuration to connect to EIDP.</w:t>
            </w:r>
          </w:p>
        </w:tc>
      </w:tr>
      <w:tr w:rsidR="00855188" w14:paraId="54E95AD2" w14:textId="77777777" w:rsidTr="00C72628">
        <w:tc>
          <w:tcPr>
            <w:tcW w:w="3185" w:type="dxa"/>
          </w:tcPr>
          <w:p w14:paraId="34E58BF4" w14:textId="77777777" w:rsidR="00855188" w:rsidRDefault="00855188" w:rsidP="00C72628">
            <w:pPr>
              <w:rPr>
                <w:rFonts w:ascii="Consolas" w:hAnsi="Consolas"/>
              </w:rPr>
            </w:pPr>
            <w:proofErr w:type="gramStart"/>
            <w:r>
              <w:rPr>
                <w:rFonts w:ascii="Consolas" w:hAnsi="Consolas"/>
              </w:rPr>
              <w:t>AD:zone</w:t>
            </w:r>
            <w:proofErr w:type="gramEnd"/>
          </w:p>
        </w:tc>
        <w:tc>
          <w:tcPr>
            <w:tcW w:w="1710" w:type="dxa"/>
          </w:tcPr>
          <w:p w14:paraId="6536CECE" w14:textId="77777777" w:rsidR="00855188" w:rsidRPr="00312585" w:rsidRDefault="00855188" w:rsidP="00C72628">
            <w:commentRangeStart w:id="35"/>
            <w:r w:rsidRPr="00FC34FC">
              <w:t>App Configuration</w:t>
            </w:r>
          </w:p>
        </w:tc>
        <w:tc>
          <w:tcPr>
            <w:tcW w:w="1384" w:type="dxa"/>
          </w:tcPr>
          <w:p w14:paraId="02A89366" w14:textId="77777777" w:rsidR="00855188" w:rsidRDefault="00855188" w:rsidP="00C72628"/>
        </w:tc>
        <w:tc>
          <w:tcPr>
            <w:tcW w:w="3071" w:type="dxa"/>
          </w:tcPr>
          <w:p w14:paraId="182B6C60" w14:textId="26D2F31D" w:rsidR="00855188" w:rsidRDefault="00855188" w:rsidP="00C72628">
            <w:r w:rsidRPr="002C3ACE">
              <w:t xml:space="preserve">Configuration to connect to </w:t>
            </w:r>
            <w:proofErr w:type="spellStart"/>
            <w:r w:rsidR="00A6683F">
              <w:t>eIdP</w:t>
            </w:r>
            <w:proofErr w:type="spellEnd"/>
            <w:r w:rsidRPr="002C3ACE">
              <w:t>.</w:t>
            </w:r>
            <w:commentRangeEnd w:id="35"/>
            <w:r w:rsidR="001054BC">
              <w:rPr>
                <w:rStyle w:val="CommentReference"/>
                <w:rFonts w:ascii="Times New Roman" w:hAnsi="Times New Roman"/>
              </w:rPr>
              <w:commentReference w:id="35"/>
            </w:r>
          </w:p>
        </w:tc>
      </w:tr>
      <w:tr w:rsidR="00855188" w:rsidRPr="002C3ACE" w14:paraId="0D09190A" w14:textId="77777777" w:rsidTr="00C72628">
        <w:tc>
          <w:tcPr>
            <w:tcW w:w="3185" w:type="dxa"/>
          </w:tcPr>
          <w:p w14:paraId="174E00C2" w14:textId="77777777" w:rsidR="00855188" w:rsidRDefault="00855188" w:rsidP="00C72628">
            <w:pPr>
              <w:rPr>
                <w:rFonts w:ascii="Consolas" w:hAnsi="Consolas"/>
              </w:rPr>
            </w:pPr>
            <w:r>
              <w:t>MaxFileSizeInMB</w:t>
            </w:r>
          </w:p>
        </w:tc>
        <w:tc>
          <w:tcPr>
            <w:tcW w:w="1710" w:type="dxa"/>
          </w:tcPr>
          <w:p w14:paraId="267FDD7B" w14:textId="77777777" w:rsidR="00855188" w:rsidRPr="00FC34FC" w:rsidRDefault="00855188" w:rsidP="00C72628">
            <w:r>
              <w:t>App Configuration</w:t>
            </w:r>
          </w:p>
        </w:tc>
        <w:tc>
          <w:tcPr>
            <w:tcW w:w="1384" w:type="dxa"/>
          </w:tcPr>
          <w:p w14:paraId="12608AB5" w14:textId="77777777" w:rsidR="00855188" w:rsidRDefault="00855188" w:rsidP="00C72628">
            <w:r w:rsidRPr="00B43221">
              <w:t>n/a</w:t>
            </w:r>
          </w:p>
        </w:tc>
        <w:tc>
          <w:tcPr>
            <w:tcW w:w="3071" w:type="dxa"/>
          </w:tcPr>
          <w:p w14:paraId="1CB5FF1F" w14:textId="55598D67" w:rsidR="00855188" w:rsidRPr="002C3ACE" w:rsidRDefault="00E15FD8" w:rsidP="00C72628">
            <w:r>
              <w:t>TBD</w:t>
            </w:r>
          </w:p>
        </w:tc>
      </w:tr>
    </w:tbl>
    <w:p w14:paraId="3A0077AE" w14:textId="77777777" w:rsidR="00855188" w:rsidRDefault="00855188" w:rsidP="00855188">
      <w:pPr>
        <w:pStyle w:val="Body"/>
        <w:ind w:left="720"/>
      </w:pPr>
    </w:p>
    <w:p w14:paraId="09E4F627" w14:textId="1F1F0D3A" w:rsidR="00135006" w:rsidRPr="00EE472F" w:rsidRDefault="00855188" w:rsidP="00135006">
      <w:pPr>
        <w:ind w:left="720"/>
      </w:pPr>
      <w:r>
        <w:t xml:space="preserve">NOTE: </w:t>
      </w:r>
      <w:r w:rsidRPr="007047DD">
        <w:t>During the developmental phase, there may be additions of new keys and values to the settings mentioned above.</w:t>
      </w:r>
    </w:p>
    <w:p w14:paraId="2FC3ED2B" w14:textId="77777777" w:rsidR="005A5535" w:rsidRDefault="005A5535" w:rsidP="00C34825">
      <w:pPr>
        <w:pStyle w:val="heading30"/>
        <w:tabs>
          <w:tab w:val="clear" w:pos="720"/>
          <w:tab w:val="num" w:pos="1440"/>
        </w:tabs>
        <w:ind w:left="1440"/>
        <w:rPr>
          <w:b w:val="0"/>
          <w:sz w:val="26"/>
          <w:szCs w:val="26"/>
        </w:rPr>
      </w:pPr>
      <w:bookmarkStart w:id="36" w:name="_Toc506705237"/>
      <w:r w:rsidRPr="00EE472F">
        <w:rPr>
          <w:b w:val="0"/>
          <w:sz w:val="26"/>
          <w:szCs w:val="26"/>
        </w:rPr>
        <w:t>Error Handling</w:t>
      </w:r>
    </w:p>
    <w:p w14:paraId="0D84E5C4" w14:textId="77777777" w:rsidR="003D4429" w:rsidRDefault="003D4429" w:rsidP="003D4429">
      <w:pPr>
        <w:pStyle w:val="Body"/>
      </w:pPr>
      <w:r>
        <w:t xml:space="preserve">            All server-side errors are to be trapped at the controller method level and logged using</w:t>
      </w:r>
    </w:p>
    <w:p w14:paraId="471EAE0A" w14:textId="25437388" w:rsidR="003D4429" w:rsidRDefault="003D4429" w:rsidP="003D4429">
      <w:pPr>
        <w:pStyle w:val="Body"/>
      </w:pPr>
      <w:r>
        <w:t xml:space="preserve">            Application Insights. The user is to be displayed the error page per the functional specifications </w:t>
      </w:r>
    </w:p>
    <w:p w14:paraId="37002546" w14:textId="3F36F187" w:rsidR="003D4429" w:rsidRPr="003D4429" w:rsidRDefault="003D4429" w:rsidP="003D4429">
      <w:pPr>
        <w:pStyle w:val="Body"/>
      </w:pPr>
      <w:r>
        <w:t xml:space="preserve">            after logging</w:t>
      </w:r>
      <w:r>
        <w:tab/>
      </w:r>
      <w:r>
        <w:tab/>
      </w:r>
    </w:p>
    <w:p w14:paraId="417D0254" w14:textId="77777777" w:rsidR="005A5535" w:rsidRPr="00EE472F" w:rsidRDefault="005A5535" w:rsidP="00DF674A">
      <w:pPr>
        <w:pStyle w:val="heading30"/>
        <w:tabs>
          <w:tab w:val="clear" w:pos="720"/>
          <w:tab w:val="num" w:pos="1440"/>
        </w:tabs>
        <w:ind w:left="1440"/>
        <w:rPr>
          <w:b w:val="0"/>
          <w:sz w:val="26"/>
          <w:szCs w:val="26"/>
        </w:rPr>
      </w:pPr>
      <w:r w:rsidRPr="00EE472F">
        <w:rPr>
          <w:b w:val="0"/>
          <w:sz w:val="26"/>
          <w:szCs w:val="26"/>
        </w:rPr>
        <w:lastRenderedPageBreak/>
        <w:t>Security</w:t>
      </w:r>
    </w:p>
    <w:p w14:paraId="73CF1DC4" w14:textId="77777777" w:rsidR="00880A30" w:rsidRDefault="00880A30" w:rsidP="00880A30">
      <w:pPr>
        <w:pStyle w:val="Heading40"/>
        <w:tabs>
          <w:tab w:val="clear" w:pos="1080"/>
          <w:tab w:val="num" w:pos="1800"/>
        </w:tabs>
        <w:ind w:left="1800" w:hanging="900"/>
      </w:pPr>
      <w:bookmarkStart w:id="37" w:name="_Toc100645985"/>
      <w:r>
        <w:t>Authentication</w:t>
      </w:r>
      <w:bookmarkEnd w:id="37"/>
    </w:p>
    <w:p w14:paraId="0547F66C" w14:textId="2CF5BABF" w:rsidR="003D4429" w:rsidRPr="00D7253F" w:rsidRDefault="003D4429" w:rsidP="003D4429">
      <w:pPr>
        <w:pStyle w:val="Body"/>
        <w:ind w:left="900"/>
      </w:pPr>
      <w:r>
        <w:t xml:space="preserve">The AOC Portal application will </w:t>
      </w:r>
      <w:commentRangeStart w:id="38"/>
      <w:r>
        <w:t>be</w:t>
      </w:r>
      <w:commentRangeEnd w:id="38"/>
      <w:r w:rsidR="001054BC">
        <w:rPr>
          <w:rStyle w:val="CommentReference"/>
          <w:rFonts w:ascii="Times New Roman" w:hAnsi="Times New Roman"/>
        </w:rPr>
        <w:commentReference w:id="38"/>
      </w:r>
      <w:r>
        <w:t xml:space="preserve"> configured to enable Windows authentication. Anonymous authentication will be allowed for static pages such as the error page and the unauthorized page.  </w:t>
      </w:r>
    </w:p>
    <w:p w14:paraId="75424520" w14:textId="77777777" w:rsidR="00880A30" w:rsidRDefault="00EA27D1" w:rsidP="00880A30">
      <w:pPr>
        <w:pStyle w:val="Heading40"/>
        <w:tabs>
          <w:tab w:val="clear" w:pos="1080"/>
          <w:tab w:val="num" w:pos="1800"/>
        </w:tabs>
        <w:ind w:left="1800" w:hanging="900"/>
      </w:pPr>
      <w:bookmarkStart w:id="39" w:name="_Toc100645986"/>
      <w:r>
        <w:t>Authorization</w:t>
      </w:r>
      <w:bookmarkEnd w:id="39"/>
    </w:p>
    <w:p w14:paraId="0DDE216B" w14:textId="00C56ED2" w:rsidR="00D7253F" w:rsidRPr="00D7253F" w:rsidRDefault="003D4429" w:rsidP="00D7253F">
      <w:pPr>
        <w:pStyle w:val="Body"/>
        <w:ind w:left="900"/>
      </w:pPr>
      <w:r>
        <w:t xml:space="preserve">Users must be in the configured security </w:t>
      </w:r>
      <w:commentRangeStart w:id="40"/>
      <w:r>
        <w:t>group</w:t>
      </w:r>
      <w:commentRangeEnd w:id="40"/>
      <w:r w:rsidR="001054BC">
        <w:rPr>
          <w:rStyle w:val="CommentReference"/>
          <w:rFonts w:ascii="Times New Roman" w:hAnsi="Times New Roman"/>
        </w:rPr>
        <w:commentReference w:id="40"/>
      </w:r>
      <w:r>
        <w:t>. Authorization is checked on each web request to the server for all controller methods except error handling and unauthorized access.</w:t>
      </w:r>
    </w:p>
    <w:p w14:paraId="1DB4BFDE" w14:textId="77777777" w:rsidR="00880A30" w:rsidRDefault="00880A30" w:rsidP="00880A30">
      <w:pPr>
        <w:pStyle w:val="Heading40"/>
        <w:tabs>
          <w:tab w:val="clear" w:pos="1080"/>
          <w:tab w:val="num" w:pos="1800"/>
        </w:tabs>
        <w:ind w:left="1800" w:hanging="900"/>
      </w:pPr>
      <w:bookmarkStart w:id="41" w:name="_Toc100645987"/>
      <w:r>
        <w:t>Encryption</w:t>
      </w:r>
      <w:bookmarkEnd w:id="41"/>
    </w:p>
    <w:p w14:paraId="15E5C53E" w14:textId="76BC0B6C" w:rsidR="00D7253F" w:rsidRDefault="003D4429" w:rsidP="00D7253F">
      <w:pPr>
        <w:pStyle w:val="Body"/>
        <w:ind w:left="900"/>
      </w:pPr>
      <w:r>
        <w:t>All web-based traffic into and out of the application will be encrypted via HTTPS using TLS 1.2 or higher protocols.</w:t>
      </w:r>
    </w:p>
    <w:p w14:paraId="6AE58C46" w14:textId="1453852E" w:rsidR="004772B7" w:rsidRDefault="004772B7" w:rsidP="5E3BA5BC">
      <w:pPr>
        <w:pStyle w:val="Heading40"/>
        <w:tabs>
          <w:tab w:val="clear" w:pos="1080"/>
          <w:tab w:val="num" w:pos="1800"/>
        </w:tabs>
        <w:ind w:left="1800" w:hanging="900"/>
      </w:pPr>
      <w:commentRangeStart w:id="42"/>
      <w:r>
        <w:t>App</w:t>
      </w:r>
      <w:commentRangeEnd w:id="42"/>
      <w:r w:rsidR="001054BC">
        <w:rPr>
          <w:rStyle w:val="CommentReference"/>
          <w:rFonts w:ascii="Times New Roman" w:hAnsi="Times New Roman"/>
          <w:i w:val="0"/>
        </w:rPr>
        <w:commentReference w:id="42"/>
      </w:r>
      <w:r>
        <w:t xml:space="preserve"> Authentication for Service Requests</w:t>
      </w:r>
    </w:p>
    <w:p w14:paraId="2D18F2A3" w14:textId="0A42E14B" w:rsidR="004772B7" w:rsidRDefault="004772B7" w:rsidP="004772B7">
      <w:pPr>
        <w:pStyle w:val="Body"/>
        <w:ind w:left="900"/>
      </w:pPr>
      <w:r>
        <w:t>The Administration portal uses Azure App Identity to ensure that all requests made to the Service are made by a legitimate requestor.</w:t>
      </w:r>
    </w:p>
    <w:p w14:paraId="29340372" w14:textId="221250EE" w:rsidR="004772B7" w:rsidRPr="00D7253F" w:rsidRDefault="004772B7" w:rsidP="004772B7">
      <w:pPr>
        <w:pStyle w:val="Body"/>
        <w:ind w:left="900"/>
      </w:pPr>
      <w:r>
        <w:t>When an authenticated user makes a request on the front</w:t>
      </w:r>
      <w:r w:rsidR="1ABF802F">
        <w:t>-</w:t>
      </w:r>
      <w:r>
        <w:t>end portal, the Portal uses a local client ID and client Secret to request a JWT from Azure. That JWT is attached to requests made to the Service to verify origin of the request. JWTs are cached up to one hour for performance reasons – if they were not, system performance would degrade significantly because it would mean round-trip request to Azure every request.</w:t>
      </w:r>
    </w:p>
    <w:p w14:paraId="2ACCA3FB" w14:textId="77777777" w:rsidR="00DF674A" w:rsidRDefault="00DF674A" w:rsidP="00880A30">
      <w:pPr>
        <w:pStyle w:val="Heading40"/>
        <w:tabs>
          <w:tab w:val="clear" w:pos="1080"/>
          <w:tab w:val="num" w:pos="1800"/>
        </w:tabs>
        <w:ind w:left="1800" w:hanging="900"/>
      </w:pPr>
      <w:bookmarkStart w:id="43" w:name="_Toc100645988"/>
      <w:r w:rsidRPr="5E3BA5BC">
        <w:rPr>
          <w:iCs/>
          <w:szCs w:val="24"/>
        </w:rPr>
        <w:t>Cross Scripting and Input Security</w:t>
      </w:r>
      <w:bookmarkEnd w:id="43"/>
    </w:p>
    <w:p w14:paraId="345F7646" w14:textId="277CC03D" w:rsidR="00780634" w:rsidRPr="00A6683F" w:rsidRDefault="00780634" w:rsidP="00780634">
      <w:pPr>
        <w:pStyle w:val="NormalWeb"/>
        <w:ind w:left="1440"/>
        <w:rPr>
          <w:sz w:val="20"/>
          <w:szCs w:val="20"/>
        </w:rPr>
      </w:pPr>
      <w:r w:rsidRPr="00A6683F">
        <w:rPr>
          <w:rFonts w:ascii="Arial" w:hAnsi="Arial"/>
          <w:sz w:val="20"/>
          <w:szCs w:val="20"/>
        </w:rPr>
        <w:t xml:space="preserve">Securing </w:t>
      </w:r>
      <w:commentRangeStart w:id="44"/>
      <w:r w:rsidRPr="00A6683F">
        <w:rPr>
          <w:rFonts w:ascii="Arial" w:hAnsi="Arial"/>
          <w:sz w:val="20"/>
          <w:szCs w:val="20"/>
        </w:rPr>
        <w:t>a .NET web application against Cross-Site Scripting (XSS) and ensuring robust input security involves implementing various measures throughout the development lifecycle. Here are specific steps and best practices tailored for this portal:</w:t>
      </w:r>
    </w:p>
    <w:p w14:paraId="4D492FF3" w14:textId="77777777" w:rsidR="00780634" w:rsidRPr="00A6683F" w:rsidRDefault="00780634" w:rsidP="00780634">
      <w:pPr>
        <w:pStyle w:val="NormalWeb"/>
        <w:ind w:left="1440"/>
        <w:rPr>
          <w:sz w:val="20"/>
          <w:szCs w:val="20"/>
        </w:rPr>
      </w:pPr>
      <w:r w:rsidRPr="00A6683F">
        <w:rPr>
          <w:rFonts w:ascii="Arial" w:hAnsi="Arial"/>
          <w:sz w:val="20"/>
          <w:szCs w:val="20"/>
        </w:rPr>
        <w:t>Cross-Site Scripting (XSS) Prevention:</w:t>
      </w:r>
    </w:p>
    <w:p w14:paraId="0BC152ED" w14:textId="77777777" w:rsidR="00780634" w:rsidRPr="00673DEC" w:rsidRDefault="00780634" w:rsidP="00780634">
      <w:pPr>
        <w:pStyle w:val="NormalWeb"/>
        <w:numPr>
          <w:ilvl w:val="0"/>
          <w:numId w:val="24"/>
        </w:numPr>
        <w:rPr>
          <w:rFonts w:ascii="Arial" w:hAnsi="Arial"/>
          <w:sz w:val="20"/>
          <w:szCs w:val="20"/>
        </w:rPr>
      </w:pPr>
      <w:r w:rsidRPr="00673DEC">
        <w:rPr>
          <w:rFonts w:ascii="Arial" w:hAnsi="Arial"/>
          <w:sz w:val="20"/>
          <w:szCs w:val="20"/>
        </w:rPr>
        <w:t>Input Validation:</w:t>
      </w:r>
    </w:p>
    <w:p w14:paraId="1296F2D1" w14:textId="77777777" w:rsidR="00780634" w:rsidRPr="00A6683F" w:rsidRDefault="00780634" w:rsidP="00780634">
      <w:pPr>
        <w:numPr>
          <w:ilvl w:val="1"/>
          <w:numId w:val="24"/>
        </w:numPr>
        <w:spacing w:before="100" w:beforeAutospacing="1" w:after="100" w:afterAutospacing="1"/>
      </w:pPr>
      <w:r w:rsidRPr="00673DEC">
        <w:t>Purpose</w:t>
      </w:r>
      <w:r w:rsidRPr="00673DEC">
        <w:rPr>
          <w:b/>
          <w:bCs/>
        </w:rPr>
        <w:t>:</w:t>
      </w:r>
      <w:r w:rsidRPr="00A6683F">
        <w:t xml:space="preserve"> Validate and sanitize all user inputs to ensure they meet expected formats and do not contain malicious content.</w:t>
      </w:r>
    </w:p>
    <w:p w14:paraId="43EDEF8D" w14:textId="77777777" w:rsidR="00780634" w:rsidRPr="00A6683F" w:rsidRDefault="00780634" w:rsidP="00780634">
      <w:pPr>
        <w:numPr>
          <w:ilvl w:val="1"/>
          <w:numId w:val="24"/>
        </w:numPr>
        <w:spacing w:before="100" w:beforeAutospacing="1" w:after="100" w:afterAutospacing="1"/>
      </w:pPr>
      <w:r w:rsidRPr="00673DEC">
        <w:rPr>
          <w:rStyle w:val="Strong"/>
          <w:b w:val="0"/>
          <w:bCs w:val="0"/>
        </w:rPr>
        <w:t>Implementation</w:t>
      </w:r>
      <w:r w:rsidRPr="00A6683F">
        <w:rPr>
          <w:rStyle w:val="Strong"/>
        </w:rPr>
        <w:t>:</w:t>
      </w:r>
    </w:p>
    <w:p w14:paraId="1A0BD3D5" w14:textId="77777777" w:rsidR="00780634" w:rsidRPr="00A6683F" w:rsidRDefault="00780634" w:rsidP="00780634">
      <w:pPr>
        <w:numPr>
          <w:ilvl w:val="2"/>
          <w:numId w:val="24"/>
        </w:numPr>
        <w:spacing w:before="100" w:beforeAutospacing="1" w:after="100" w:afterAutospacing="1"/>
      </w:pPr>
      <w:r w:rsidRPr="00A6683F">
        <w:t>Use ASP.NET validators (</w:t>
      </w:r>
      <w:r w:rsidRPr="00673DEC">
        <w:t>RegularExpressionValidator</w:t>
      </w:r>
      <w:r w:rsidRPr="00A6683F">
        <w:t xml:space="preserve">, </w:t>
      </w:r>
      <w:r w:rsidRPr="00673DEC">
        <w:t>RequiredFieldValidator</w:t>
      </w:r>
      <w:r w:rsidRPr="00A6683F">
        <w:t>, etc.) for client-side validation.</w:t>
      </w:r>
    </w:p>
    <w:p w14:paraId="52CA6387" w14:textId="77777777" w:rsidR="00780634" w:rsidRPr="00A6683F" w:rsidRDefault="00780634" w:rsidP="00780634">
      <w:pPr>
        <w:numPr>
          <w:ilvl w:val="2"/>
          <w:numId w:val="24"/>
        </w:numPr>
        <w:spacing w:before="100" w:beforeAutospacing="1" w:after="100" w:afterAutospacing="1"/>
      </w:pPr>
      <w:r w:rsidRPr="00A6683F">
        <w:t>Implement server-side validation in controllers or business logic layers using data annotations, custom validators, or manual validation checks.</w:t>
      </w:r>
    </w:p>
    <w:p w14:paraId="39590105" w14:textId="77777777" w:rsidR="00780634" w:rsidRDefault="00780634" w:rsidP="00780634">
      <w:pPr>
        <w:numPr>
          <w:ilvl w:val="2"/>
          <w:numId w:val="24"/>
        </w:numPr>
        <w:spacing w:before="100" w:beforeAutospacing="1" w:after="100" w:afterAutospacing="1"/>
      </w:pPr>
      <w:r w:rsidRPr="00A6683F">
        <w:t xml:space="preserve">Use libraries like </w:t>
      </w:r>
      <w:proofErr w:type="spellStart"/>
      <w:r w:rsidRPr="00A6683F">
        <w:t>AntiXSS</w:t>
      </w:r>
      <w:proofErr w:type="spellEnd"/>
      <w:r w:rsidRPr="00A6683F">
        <w:t xml:space="preserve"> library (part </w:t>
      </w:r>
      <w:commentRangeEnd w:id="44"/>
      <w:r w:rsidR="001054BC">
        <w:rPr>
          <w:rStyle w:val="CommentReference"/>
          <w:rFonts w:ascii="Times New Roman" w:hAnsi="Times New Roman"/>
        </w:rPr>
        <w:commentReference w:id="44"/>
      </w:r>
      <w:r w:rsidRPr="00A6683F">
        <w:t>of Microsoft's Web Protection Library) to sanitize inputs and prevent XSS attacks.</w:t>
      </w:r>
    </w:p>
    <w:p w14:paraId="5C5C5DD7" w14:textId="77777777" w:rsidR="00673DEC" w:rsidRPr="00A6683F" w:rsidRDefault="00673DEC" w:rsidP="00673DEC">
      <w:pPr>
        <w:spacing w:before="100" w:beforeAutospacing="1" w:after="100" w:afterAutospacing="1"/>
        <w:ind w:left="3600"/>
      </w:pPr>
    </w:p>
    <w:p w14:paraId="2688E187" w14:textId="77777777" w:rsidR="00780634" w:rsidRPr="00673DEC" w:rsidRDefault="00780634" w:rsidP="00780634">
      <w:pPr>
        <w:pStyle w:val="NormalWeb"/>
        <w:numPr>
          <w:ilvl w:val="0"/>
          <w:numId w:val="24"/>
        </w:numPr>
        <w:rPr>
          <w:rFonts w:ascii="Arial" w:hAnsi="Arial" w:cs="Arial"/>
          <w:b/>
          <w:bCs/>
          <w:sz w:val="20"/>
          <w:szCs w:val="20"/>
        </w:rPr>
      </w:pPr>
      <w:r w:rsidRPr="00673DEC">
        <w:rPr>
          <w:rStyle w:val="Strong"/>
          <w:rFonts w:ascii="Arial" w:hAnsi="Arial" w:cs="Arial"/>
          <w:b w:val="0"/>
          <w:bCs w:val="0"/>
          <w:sz w:val="20"/>
          <w:szCs w:val="20"/>
        </w:rPr>
        <w:lastRenderedPageBreak/>
        <w:t>Output Encoding:</w:t>
      </w:r>
    </w:p>
    <w:p w14:paraId="6C40C12C" w14:textId="77777777" w:rsidR="00780634" w:rsidRPr="00A6683F" w:rsidRDefault="00780634" w:rsidP="00780634">
      <w:pPr>
        <w:numPr>
          <w:ilvl w:val="1"/>
          <w:numId w:val="24"/>
        </w:numPr>
        <w:spacing w:before="100" w:beforeAutospacing="1" w:after="100" w:afterAutospacing="1"/>
      </w:pPr>
      <w:r w:rsidRPr="00673DEC">
        <w:rPr>
          <w:rStyle w:val="Strong"/>
          <w:b w:val="0"/>
          <w:bCs w:val="0"/>
        </w:rPr>
        <w:t>Purpose</w:t>
      </w:r>
      <w:r w:rsidRPr="00A6683F">
        <w:rPr>
          <w:rStyle w:val="Strong"/>
        </w:rPr>
        <w:t>:</w:t>
      </w:r>
      <w:r w:rsidRPr="00A6683F">
        <w:t xml:space="preserve"> Encode user inputs and other dynamic content before rendering them in HTML to prevent them from being interpreted as HTML or JavaScript.</w:t>
      </w:r>
    </w:p>
    <w:p w14:paraId="0B3F999E" w14:textId="77777777" w:rsidR="00780634" w:rsidRPr="00A6683F" w:rsidRDefault="00780634" w:rsidP="00780634">
      <w:pPr>
        <w:numPr>
          <w:ilvl w:val="1"/>
          <w:numId w:val="24"/>
        </w:numPr>
        <w:spacing w:before="100" w:beforeAutospacing="1" w:after="100" w:afterAutospacing="1"/>
      </w:pPr>
      <w:r w:rsidRPr="00673DEC">
        <w:rPr>
          <w:rStyle w:val="Strong"/>
          <w:b w:val="0"/>
          <w:bCs w:val="0"/>
        </w:rPr>
        <w:t>Implementation</w:t>
      </w:r>
      <w:r w:rsidRPr="00A6683F">
        <w:rPr>
          <w:rStyle w:val="Strong"/>
        </w:rPr>
        <w:t>:</w:t>
      </w:r>
    </w:p>
    <w:p w14:paraId="21F4F3C7" w14:textId="77777777" w:rsidR="00780634" w:rsidRPr="00A6683F" w:rsidRDefault="00780634" w:rsidP="00780634">
      <w:pPr>
        <w:numPr>
          <w:ilvl w:val="2"/>
          <w:numId w:val="24"/>
        </w:numPr>
        <w:spacing w:before="100" w:beforeAutospacing="1" w:after="100" w:afterAutospacing="1"/>
      </w:pPr>
      <w:r w:rsidRPr="00A6683F">
        <w:t>Use built-in ASP.NET Razor syntax (</w:t>
      </w:r>
      <w:r w:rsidRPr="00673DEC">
        <w:t>@Html.Raw</w:t>
      </w:r>
      <w:r w:rsidRPr="00A6683F">
        <w:t xml:space="preserve">, </w:t>
      </w:r>
      <w:r w:rsidRPr="00673DEC">
        <w:t>@Html.Encode</w:t>
      </w:r>
      <w:r w:rsidRPr="00A6683F">
        <w:t>) to automatically encode content.</w:t>
      </w:r>
    </w:p>
    <w:p w14:paraId="4D38E7AB" w14:textId="77777777" w:rsidR="00780634" w:rsidRPr="00A6683F" w:rsidRDefault="00780634" w:rsidP="00780634">
      <w:pPr>
        <w:numPr>
          <w:ilvl w:val="2"/>
          <w:numId w:val="24"/>
        </w:numPr>
        <w:spacing w:before="100" w:beforeAutospacing="1" w:after="100" w:afterAutospacing="1"/>
      </w:pPr>
      <w:r w:rsidRPr="00A6683F">
        <w:t xml:space="preserve">Explicitly encode output using </w:t>
      </w:r>
      <w:r w:rsidRPr="00673DEC">
        <w:t>HttpUtility.HtmlEncode</w:t>
      </w:r>
      <w:r w:rsidRPr="00A6683F">
        <w:t xml:space="preserve">, </w:t>
      </w:r>
      <w:r w:rsidRPr="00673DEC">
        <w:t>Server.HtmlEncode</w:t>
      </w:r>
      <w:r w:rsidRPr="00A6683F">
        <w:t xml:space="preserve">, or </w:t>
      </w:r>
      <w:r w:rsidRPr="00673DEC">
        <w:t>AntiXss.HtmlEncode</w:t>
      </w:r>
      <w:r w:rsidRPr="00A6683F">
        <w:t xml:space="preserve"> methods when rendering user-supplied data.</w:t>
      </w:r>
    </w:p>
    <w:p w14:paraId="1B1C64D0" w14:textId="77777777" w:rsidR="00780634" w:rsidRPr="00673DEC" w:rsidRDefault="00780634" w:rsidP="00780634">
      <w:pPr>
        <w:pStyle w:val="NormalWeb"/>
        <w:numPr>
          <w:ilvl w:val="0"/>
          <w:numId w:val="24"/>
        </w:numPr>
        <w:rPr>
          <w:rFonts w:ascii="Arial" w:hAnsi="Arial" w:cs="Arial"/>
          <w:b/>
          <w:bCs/>
          <w:sz w:val="20"/>
          <w:szCs w:val="20"/>
        </w:rPr>
      </w:pPr>
      <w:r w:rsidRPr="00673DEC">
        <w:rPr>
          <w:rStyle w:val="Strong"/>
          <w:rFonts w:ascii="Arial" w:hAnsi="Arial" w:cs="Arial"/>
          <w:b w:val="0"/>
          <w:bCs w:val="0"/>
          <w:sz w:val="20"/>
          <w:szCs w:val="20"/>
        </w:rPr>
        <w:t>Content Security Policy (CSP):</w:t>
      </w:r>
    </w:p>
    <w:p w14:paraId="2B54434D" w14:textId="77777777" w:rsidR="00780634" w:rsidRPr="00A6683F" w:rsidRDefault="00780634" w:rsidP="00780634">
      <w:pPr>
        <w:numPr>
          <w:ilvl w:val="1"/>
          <w:numId w:val="24"/>
        </w:numPr>
        <w:spacing w:before="100" w:beforeAutospacing="1" w:after="100" w:afterAutospacing="1"/>
      </w:pPr>
      <w:r w:rsidRPr="00673DEC">
        <w:rPr>
          <w:rStyle w:val="Strong"/>
          <w:b w:val="0"/>
          <w:bCs w:val="0"/>
        </w:rPr>
        <w:t>Purpose</w:t>
      </w:r>
      <w:r w:rsidRPr="00A6683F">
        <w:rPr>
          <w:rStyle w:val="Strong"/>
        </w:rPr>
        <w:t>:</w:t>
      </w:r>
      <w:r w:rsidRPr="00A6683F">
        <w:t xml:space="preserve"> Define and enforce a Content Security Policy to restrict the sources from which certain types of content can be loaded on your web pages.</w:t>
      </w:r>
    </w:p>
    <w:p w14:paraId="5AA69C3D" w14:textId="77777777" w:rsidR="00780634" w:rsidRPr="00A6683F" w:rsidRDefault="00780634" w:rsidP="00780634">
      <w:pPr>
        <w:numPr>
          <w:ilvl w:val="1"/>
          <w:numId w:val="24"/>
        </w:numPr>
        <w:spacing w:before="100" w:beforeAutospacing="1" w:after="100" w:afterAutospacing="1"/>
      </w:pPr>
      <w:r w:rsidRPr="00673DEC">
        <w:rPr>
          <w:rStyle w:val="Strong"/>
          <w:b w:val="0"/>
          <w:bCs w:val="0"/>
        </w:rPr>
        <w:t>Implementation</w:t>
      </w:r>
      <w:r w:rsidRPr="00A6683F">
        <w:rPr>
          <w:rStyle w:val="Strong"/>
        </w:rPr>
        <w:t>:</w:t>
      </w:r>
    </w:p>
    <w:p w14:paraId="44C4C400" w14:textId="77777777" w:rsidR="00780634" w:rsidRPr="00A6683F" w:rsidRDefault="00780634" w:rsidP="00780634">
      <w:pPr>
        <w:numPr>
          <w:ilvl w:val="2"/>
          <w:numId w:val="24"/>
        </w:numPr>
        <w:spacing w:before="100" w:beforeAutospacing="1" w:after="100" w:afterAutospacing="1"/>
      </w:pPr>
      <w:r w:rsidRPr="00A6683F">
        <w:t>Configure CSP directives in your ASP.NET application's web.config file or via HTTP headers to specify allowed sources for scripts, stylesheets, images, etc.</w:t>
      </w:r>
    </w:p>
    <w:p w14:paraId="4BA006CC" w14:textId="77777777" w:rsidR="00780634" w:rsidRPr="00A6683F" w:rsidRDefault="00780634" w:rsidP="00780634">
      <w:pPr>
        <w:numPr>
          <w:ilvl w:val="2"/>
          <w:numId w:val="24"/>
        </w:numPr>
        <w:spacing w:before="100" w:beforeAutospacing="1" w:after="100" w:afterAutospacing="1"/>
      </w:pPr>
      <w:r w:rsidRPr="00A6683F">
        <w:t xml:space="preserve">Use the </w:t>
      </w:r>
      <w:r w:rsidRPr="00673DEC">
        <w:t>Content-Security-Policy</w:t>
      </w:r>
      <w:r w:rsidRPr="00A6683F">
        <w:t xml:space="preserve"> meta tag in your HTML to set policies directly on individual pages.</w:t>
      </w:r>
    </w:p>
    <w:p w14:paraId="55318EEF" w14:textId="77777777" w:rsidR="00780634" w:rsidRPr="00673DEC" w:rsidRDefault="00780634" w:rsidP="00780634">
      <w:pPr>
        <w:pStyle w:val="NormalWeb"/>
        <w:numPr>
          <w:ilvl w:val="0"/>
          <w:numId w:val="24"/>
        </w:numPr>
        <w:rPr>
          <w:rFonts w:ascii="Arial" w:hAnsi="Arial" w:cs="Arial"/>
          <w:b/>
          <w:bCs/>
          <w:sz w:val="20"/>
          <w:szCs w:val="20"/>
        </w:rPr>
      </w:pPr>
      <w:r w:rsidRPr="00673DEC">
        <w:rPr>
          <w:rStyle w:val="Strong"/>
          <w:rFonts w:ascii="Arial" w:hAnsi="Arial" w:cs="Arial"/>
          <w:b w:val="0"/>
          <w:bCs w:val="0"/>
          <w:sz w:val="20"/>
          <w:szCs w:val="20"/>
        </w:rPr>
        <w:t xml:space="preserve">Regular </w:t>
      </w:r>
      <w:commentRangeStart w:id="45"/>
      <w:r w:rsidRPr="00673DEC">
        <w:rPr>
          <w:rStyle w:val="Strong"/>
          <w:rFonts w:ascii="Arial" w:hAnsi="Arial" w:cs="Arial"/>
          <w:b w:val="0"/>
          <w:bCs w:val="0"/>
          <w:sz w:val="20"/>
          <w:szCs w:val="20"/>
        </w:rPr>
        <w:t>Security Audits:</w:t>
      </w:r>
    </w:p>
    <w:p w14:paraId="694543F5" w14:textId="77777777" w:rsidR="00780634" w:rsidRPr="00A6683F" w:rsidRDefault="00780634" w:rsidP="00780634">
      <w:pPr>
        <w:numPr>
          <w:ilvl w:val="1"/>
          <w:numId w:val="24"/>
        </w:numPr>
        <w:spacing w:before="100" w:beforeAutospacing="1" w:after="100" w:afterAutospacing="1"/>
      </w:pPr>
      <w:r w:rsidRPr="00673DEC">
        <w:rPr>
          <w:rStyle w:val="Strong"/>
          <w:b w:val="0"/>
          <w:bCs w:val="0"/>
        </w:rPr>
        <w:t>Purpose</w:t>
      </w:r>
      <w:r w:rsidRPr="00A6683F">
        <w:rPr>
          <w:rStyle w:val="Strong"/>
        </w:rPr>
        <w:t>:</w:t>
      </w:r>
      <w:r w:rsidRPr="00A6683F">
        <w:t xml:space="preserve"> Conduct regular security audits and vulnerability assessments to identify and mitigate potential XSS vulnerabilities.</w:t>
      </w:r>
    </w:p>
    <w:p w14:paraId="214D05BE" w14:textId="77777777" w:rsidR="00780634" w:rsidRPr="00A6683F" w:rsidRDefault="00780634" w:rsidP="00780634">
      <w:pPr>
        <w:numPr>
          <w:ilvl w:val="1"/>
          <w:numId w:val="24"/>
        </w:numPr>
        <w:spacing w:before="100" w:beforeAutospacing="1" w:after="100" w:afterAutospacing="1"/>
      </w:pPr>
      <w:r w:rsidRPr="00673DEC">
        <w:rPr>
          <w:rStyle w:val="Strong"/>
          <w:b w:val="0"/>
          <w:bCs w:val="0"/>
        </w:rPr>
        <w:t>Implementation</w:t>
      </w:r>
      <w:r w:rsidRPr="00A6683F">
        <w:rPr>
          <w:rStyle w:val="Strong"/>
        </w:rPr>
        <w:t>:</w:t>
      </w:r>
    </w:p>
    <w:p w14:paraId="22E2078B" w14:textId="77777777" w:rsidR="00780634" w:rsidRPr="00A6683F" w:rsidRDefault="00780634" w:rsidP="00780634">
      <w:pPr>
        <w:numPr>
          <w:ilvl w:val="2"/>
          <w:numId w:val="24"/>
        </w:numPr>
        <w:spacing w:before="100" w:beforeAutospacing="1" w:after="100" w:afterAutospacing="1"/>
      </w:pPr>
      <w:r w:rsidRPr="00A6683F">
        <w:t>Utilize tools like Microsoft's Security Code Analysis extension for Visual Studio or third-party vulnerability scanners to check for XSS vulnerabilities in your codebase</w:t>
      </w:r>
      <w:commentRangeEnd w:id="45"/>
      <w:r w:rsidR="001054BC">
        <w:rPr>
          <w:rStyle w:val="CommentReference"/>
          <w:rFonts w:ascii="Times New Roman" w:hAnsi="Times New Roman"/>
        </w:rPr>
        <w:commentReference w:id="45"/>
      </w:r>
      <w:r w:rsidRPr="00A6683F">
        <w:t>.</w:t>
      </w:r>
    </w:p>
    <w:p w14:paraId="6CC783B8" w14:textId="5242CECF" w:rsidR="00780634" w:rsidRPr="00A6683F" w:rsidRDefault="00780634" w:rsidP="00C72628">
      <w:pPr>
        <w:numPr>
          <w:ilvl w:val="2"/>
          <w:numId w:val="24"/>
        </w:numPr>
        <w:spacing w:before="100" w:beforeAutospacing="1" w:after="100" w:afterAutospacing="1"/>
      </w:pPr>
      <w:r w:rsidRPr="00A6683F">
        <w:t>Perform manual code reviews focusing on input validation and output encoding practices.</w:t>
      </w:r>
    </w:p>
    <w:p w14:paraId="3D152A45" w14:textId="77777777" w:rsidR="00780634" w:rsidRPr="00673DEC" w:rsidRDefault="00780634" w:rsidP="00780634">
      <w:pPr>
        <w:pStyle w:val="NormalWeb"/>
        <w:numPr>
          <w:ilvl w:val="0"/>
          <w:numId w:val="24"/>
        </w:numPr>
        <w:rPr>
          <w:rFonts w:ascii="Arial" w:hAnsi="Arial" w:cs="Arial"/>
          <w:b/>
          <w:bCs/>
          <w:sz w:val="20"/>
          <w:szCs w:val="20"/>
        </w:rPr>
      </w:pPr>
      <w:r w:rsidRPr="00673DEC">
        <w:rPr>
          <w:rStyle w:val="Strong"/>
          <w:rFonts w:ascii="Arial" w:hAnsi="Arial" w:cs="Arial"/>
          <w:b w:val="0"/>
          <w:bCs w:val="0"/>
          <w:sz w:val="20"/>
          <w:szCs w:val="20"/>
        </w:rPr>
        <w:t>Secure Development Practices:</w:t>
      </w:r>
    </w:p>
    <w:p w14:paraId="70037FCA" w14:textId="77777777" w:rsidR="00780634" w:rsidRPr="00A6683F" w:rsidRDefault="00780634" w:rsidP="00780634">
      <w:pPr>
        <w:numPr>
          <w:ilvl w:val="1"/>
          <w:numId w:val="24"/>
        </w:numPr>
        <w:spacing w:before="100" w:beforeAutospacing="1" w:after="100" w:afterAutospacing="1"/>
      </w:pPr>
      <w:r w:rsidRPr="00673DEC">
        <w:rPr>
          <w:rStyle w:val="Strong"/>
          <w:b w:val="0"/>
          <w:bCs w:val="0"/>
        </w:rPr>
        <w:t>Purpose</w:t>
      </w:r>
      <w:r w:rsidRPr="00A6683F">
        <w:rPr>
          <w:rStyle w:val="Strong"/>
        </w:rPr>
        <w:t>:</w:t>
      </w:r>
      <w:r w:rsidRPr="00A6683F">
        <w:t xml:space="preserve"> Educate developers on secure coding practices and integrate security into the software development lifecycle (SDLC).</w:t>
      </w:r>
    </w:p>
    <w:p w14:paraId="514A69B5" w14:textId="77777777" w:rsidR="00780634" w:rsidRPr="00A6683F" w:rsidRDefault="00780634" w:rsidP="00780634">
      <w:pPr>
        <w:numPr>
          <w:ilvl w:val="1"/>
          <w:numId w:val="24"/>
        </w:numPr>
        <w:spacing w:before="100" w:beforeAutospacing="1" w:after="100" w:afterAutospacing="1"/>
      </w:pPr>
      <w:r w:rsidRPr="00673DEC">
        <w:rPr>
          <w:rStyle w:val="Strong"/>
          <w:b w:val="0"/>
          <w:bCs w:val="0"/>
        </w:rPr>
        <w:t>Implementation</w:t>
      </w:r>
      <w:r w:rsidRPr="00A6683F">
        <w:rPr>
          <w:rStyle w:val="Strong"/>
        </w:rPr>
        <w:t>:</w:t>
      </w:r>
    </w:p>
    <w:p w14:paraId="2EC63260" w14:textId="77777777" w:rsidR="00780634" w:rsidRPr="00A6683F" w:rsidRDefault="00780634" w:rsidP="00780634">
      <w:pPr>
        <w:numPr>
          <w:ilvl w:val="2"/>
          <w:numId w:val="24"/>
        </w:numPr>
        <w:spacing w:before="100" w:beforeAutospacing="1" w:after="100" w:afterAutospacing="1"/>
      </w:pPr>
      <w:r w:rsidRPr="00A6683F">
        <w:t>Provide training on ASP.NET security features and best practices for XSS prevention.</w:t>
      </w:r>
    </w:p>
    <w:p w14:paraId="04875CC1" w14:textId="77777777" w:rsidR="00780634" w:rsidRPr="00A6683F" w:rsidRDefault="00780634" w:rsidP="00780634">
      <w:pPr>
        <w:numPr>
          <w:ilvl w:val="2"/>
          <w:numId w:val="24"/>
        </w:numPr>
        <w:spacing w:before="100" w:beforeAutospacing="1" w:after="100" w:afterAutospacing="1"/>
      </w:pPr>
      <w:r w:rsidRPr="00A6683F">
        <w:t>Establish coding standards that include guidelines for input validation, output encoding, and secure handling of user inputs.</w:t>
      </w:r>
    </w:p>
    <w:p w14:paraId="57FDFD5A" w14:textId="64308B94" w:rsidR="00780634" w:rsidRPr="00A6683F" w:rsidRDefault="00780634" w:rsidP="00780634">
      <w:pPr>
        <w:numPr>
          <w:ilvl w:val="2"/>
          <w:numId w:val="24"/>
        </w:numPr>
        <w:spacing w:before="100" w:beforeAutospacing="1" w:after="100" w:afterAutospacing="1"/>
      </w:pPr>
      <w:r w:rsidRPr="00A6683F">
        <w:t>Implement security-focused code reviews and incorporate security testing into continuous integration and deployment pipelines.</w:t>
      </w:r>
    </w:p>
    <w:p w14:paraId="45ED4A19" w14:textId="6DCC54C6" w:rsidR="00780634" w:rsidRPr="00673DEC" w:rsidRDefault="00780634" w:rsidP="00673DEC">
      <w:pPr>
        <w:pStyle w:val="ListParagraph"/>
        <w:numPr>
          <w:ilvl w:val="0"/>
          <w:numId w:val="24"/>
        </w:numPr>
        <w:spacing w:before="100" w:beforeAutospacing="1" w:after="100" w:afterAutospacing="1"/>
      </w:pPr>
      <w:r w:rsidRPr="00673DEC">
        <w:lastRenderedPageBreak/>
        <w:t>Input Security:</w:t>
      </w:r>
    </w:p>
    <w:p w14:paraId="3B408A35" w14:textId="77777777" w:rsidR="00780634" w:rsidRPr="00673DEC" w:rsidRDefault="00780634" w:rsidP="00780634">
      <w:pPr>
        <w:pStyle w:val="NormalWeb"/>
        <w:numPr>
          <w:ilvl w:val="0"/>
          <w:numId w:val="25"/>
        </w:numPr>
        <w:rPr>
          <w:rFonts w:ascii="Arial" w:hAnsi="Arial" w:cs="Arial"/>
          <w:b/>
          <w:bCs/>
          <w:sz w:val="20"/>
          <w:szCs w:val="20"/>
        </w:rPr>
      </w:pPr>
      <w:r w:rsidRPr="00673DEC">
        <w:rPr>
          <w:rStyle w:val="Strong"/>
          <w:rFonts w:ascii="Arial" w:hAnsi="Arial" w:cs="Arial"/>
          <w:b w:val="0"/>
          <w:bCs w:val="0"/>
          <w:sz w:val="20"/>
          <w:szCs w:val="20"/>
        </w:rPr>
        <w:t>Parameterized Queries:</w:t>
      </w:r>
    </w:p>
    <w:p w14:paraId="3602E706" w14:textId="77777777" w:rsidR="00780634" w:rsidRPr="00A6683F" w:rsidRDefault="00780634" w:rsidP="00780634">
      <w:pPr>
        <w:numPr>
          <w:ilvl w:val="1"/>
          <w:numId w:val="25"/>
        </w:numPr>
        <w:spacing w:before="100" w:beforeAutospacing="1" w:after="100" w:afterAutospacing="1"/>
      </w:pPr>
      <w:r w:rsidRPr="00673DEC">
        <w:rPr>
          <w:rStyle w:val="Strong"/>
          <w:b w:val="0"/>
          <w:bCs w:val="0"/>
        </w:rPr>
        <w:t>Purpose</w:t>
      </w:r>
      <w:r w:rsidRPr="00A6683F">
        <w:rPr>
          <w:rStyle w:val="Strong"/>
        </w:rPr>
        <w:t>:</w:t>
      </w:r>
      <w:r w:rsidRPr="00A6683F">
        <w:t xml:space="preserve"> Use parameterized queries or stored procedures to prevent SQL injection attacks.</w:t>
      </w:r>
    </w:p>
    <w:p w14:paraId="2865ADDE" w14:textId="77777777" w:rsidR="00780634" w:rsidRPr="00A6683F" w:rsidRDefault="00780634" w:rsidP="00780634">
      <w:pPr>
        <w:numPr>
          <w:ilvl w:val="1"/>
          <w:numId w:val="25"/>
        </w:numPr>
        <w:spacing w:before="100" w:beforeAutospacing="1" w:after="100" w:afterAutospacing="1"/>
      </w:pPr>
      <w:r w:rsidRPr="00673DEC">
        <w:rPr>
          <w:rStyle w:val="Strong"/>
          <w:b w:val="0"/>
          <w:bCs w:val="0"/>
        </w:rPr>
        <w:t>Implementation</w:t>
      </w:r>
      <w:r w:rsidRPr="00A6683F">
        <w:rPr>
          <w:rStyle w:val="Strong"/>
        </w:rPr>
        <w:t>:</w:t>
      </w:r>
    </w:p>
    <w:p w14:paraId="5FCBEB92" w14:textId="77777777" w:rsidR="00780634" w:rsidRPr="00A6683F" w:rsidRDefault="00780634" w:rsidP="00780634">
      <w:pPr>
        <w:numPr>
          <w:ilvl w:val="2"/>
          <w:numId w:val="25"/>
        </w:numPr>
        <w:spacing w:before="100" w:beforeAutospacing="1" w:after="100" w:afterAutospacing="1"/>
      </w:pPr>
      <w:r w:rsidRPr="00A6683F">
        <w:t>Use ADO.NET parameters to pass user inputs securely to database queries.</w:t>
      </w:r>
    </w:p>
    <w:p w14:paraId="2D193CA5" w14:textId="77777777" w:rsidR="00780634" w:rsidRPr="00A6683F" w:rsidRDefault="00780634" w:rsidP="00780634">
      <w:pPr>
        <w:numPr>
          <w:ilvl w:val="2"/>
          <w:numId w:val="25"/>
        </w:numPr>
        <w:spacing w:before="100" w:beforeAutospacing="1" w:after="100" w:afterAutospacing="1"/>
      </w:pPr>
      <w:r w:rsidRPr="00A6683F">
        <w:t>Avoid dynamic SQL generation with user inputs and validate any dynamic SQL usage thoroughly.</w:t>
      </w:r>
    </w:p>
    <w:p w14:paraId="3C386267" w14:textId="77777777" w:rsidR="00780634" w:rsidRPr="00673DEC" w:rsidRDefault="00780634" w:rsidP="00780634">
      <w:pPr>
        <w:pStyle w:val="NormalWeb"/>
        <w:numPr>
          <w:ilvl w:val="0"/>
          <w:numId w:val="25"/>
        </w:numPr>
        <w:rPr>
          <w:rFonts w:ascii="Arial" w:hAnsi="Arial" w:cs="Arial"/>
          <w:b/>
          <w:bCs/>
          <w:sz w:val="20"/>
          <w:szCs w:val="20"/>
        </w:rPr>
      </w:pPr>
      <w:r w:rsidRPr="00673DEC">
        <w:rPr>
          <w:rStyle w:val="Strong"/>
          <w:rFonts w:ascii="Arial" w:hAnsi="Arial" w:cs="Arial"/>
          <w:b w:val="0"/>
          <w:bCs w:val="0"/>
          <w:sz w:val="20"/>
          <w:szCs w:val="20"/>
        </w:rPr>
        <w:t>Client-side and Server-side Validation:</w:t>
      </w:r>
    </w:p>
    <w:p w14:paraId="5A23E8CD" w14:textId="77777777" w:rsidR="00780634" w:rsidRPr="00A6683F" w:rsidRDefault="00780634" w:rsidP="00780634">
      <w:pPr>
        <w:numPr>
          <w:ilvl w:val="1"/>
          <w:numId w:val="25"/>
        </w:numPr>
        <w:spacing w:before="100" w:beforeAutospacing="1" w:after="100" w:afterAutospacing="1"/>
      </w:pPr>
      <w:r w:rsidRPr="00673DEC">
        <w:rPr>
          <w:rStyle w:val="Strong"/>
          <w:b w:val="0"/>
          <w:bCs w:val="0"/>
        </w:rPr>
        <w:t>Purpose</w:t>
      </w:r>
      <w:r w:rsidRPr="00A6683F">
        <w:rPr>
          <w:rStyle w:val="Strong"/>
        </w:rPr>
        <w:t>:</w:t>
      </w:r>
      <w:r w:rsidRPr="00A6683F">
        <w:t xml:space="preserve"> Perform validation on both client-side (for user experience) and server-side (for security).</w:t>
      </w:r>
    </w:p>
    <w:p w14:paraId="2EA6E314" w14:textId="77777777" w:rsidR="00780634" w:rsidRPr="00A6683F" w:rsidRDefault="00780634" w:rsidP="00780634">
      <w:pPr>
        <w:numPr>
          <w:ilvl w:val="1"/>
          <w:numId w:val="25"/>
        </w:numPr>
        <w:spacing w:before="100" w:beforeAutospacing="1" w:after="100" w:afterAutospacing="1"/>
      </w:pPr>
      <w:r w:rsidRPr="00673DEC">
        <w:rPr>
          <w:rStyle w:val="Strong"/>
          <w:b w:val="0"/>
          <w:bCs w:val="0"/>
        </w:rPr>
        <w:t>Implementation:</w:t>
      </w:r>
    </w:p>
    <w:p w14:paraId="5362519A" w14:textId="77777777" w:rsidR="00780634" w:rsidRPr="00A6683F" w:rsidRDefault="00780634" w:rsidP="00780634">
      <w:pPr>
        <w:numPr>
          <w:ilvl w:val="2"/>
          <w:numId w:val="25"/>
        </w:numPr>
        <w:spacing w:before="100" w:beforeAutospacing="1" w:after="100" w:afterAutospacing="1"/>
      </w:pPr>
      <w:r w:rsidRPr="00A6683F">
        <w:t>Use ASP.NET validators and jQuery validation for client-side validation to provide immediate feedback to users.</w:t>
      </w:r>
    </w:p>
    <w:p w14:paraId="7DE16AE4" w14:textId="77777777" w:rsidR="00780634" w:rsidRPr="00A6683F" w:rsidRDefault="00780634" w:rsidP="00780634">
      <w:pPr>
        <w:numPr>
          <w:ilvl w:val="2"/>
          <w:numId w:val="25"/>
        </w:numPr>
        <w:spacing w:before="100" w:beforeAutospacing="1" w:after="100" w:afterAutospacing="1"/>
      </w:pPr>
      <w:r w:rsidRPr="00A6683F">
        <w:t>Implement server-side validation in ASP.NET MVC controllers or Web Forms code-behind to enforce data integrity and security.</w:t>
      </w:r>
    </w:p>
    <w:p w14:paraId="4BCEA6E3" w14:textId="77777777" w:rsidR="00780634" w:rsidRPr="00673DEC" w:rsidRDefault="00780634" w:rsidP="00780634">
      <w:pPr>
        <w:pStyle w:val="NormalWeb"/>
        <w:numPr>
          <w:ilvl w:val="0"/>
          <w:numId w:val="25"/>
        </w:numPr>
        <w:rPr>
          <w:rFonts w:ascii="Arial" w:hAnsi="Arial" w:cs="Arial"/>
          <w:b/>
          <w:bCs/>
          <w:sz w:val="20"/>
          <w:szCs w:val="20"/>
        </w:rPr>
      </w:pPr>
      <w:r w:rsidRPr="00673DEC">
        <w:rPr>
          <w:rStyle w:val="Strong"/>
          <w:rFonts w:ascii="Arial" w:hAnsi="Arial" w:cs="Arial"/>
          <w:b w:val="0"/>
          <w:bCs w:val="0"/>
          <w:sz w:val="20"/>
          <w:szCs w:val="20"/>
        </w:rPr>
        <w:t>Input Encoding:</w:t>
      </w:r>
    </w:p>
    <w:p w14:paraId="51E52842" w14:textId="77777777" w:rsidR="00780634" w:rsidRPr="00A6683F" w:rsidRDefault="00780634" w:rsidP="00780634">
      <w:pPr>
        <w:numPr>
          <w:ilvl w:val="1"/>
          <w:numId w:val="25"/>
        </w:numPr>
        <w:spacing w:before="100" w:beforeAutospacing="1" w:after="100" w:afterAutospacing="1"/>
      </w:pPr>
      <w:r w:rsidRPr="00673DEC">
        <w:rPr>
          <w:rStyle w:val="Strong"/>
          <w:b w:val="0"/>
          <w:bCs w:val="0"/>
        </w:rPr>
        <w:t>Purpose</w:t>
      </w:r>
      <w:r w:rsidRPr="00A6683F">
        <w:rPr>
          <w:rStyle w:val="Strong"/>
        </w:rPr>
        <w:t>:</w:t>
      </w:r>
      <w:r w:rsidRPr="00A6683F">
        <w:t xml:space="preserve"> Encode user inputs appropriately before storing or displaying them to prevent injection attacks.</w:t>
      </w:r>
    </w:p>
    <w:p w14:paraId="5F4644FD" w14:textId="77777777" w:rsidR="00780634" w:rsidRPr="00A6683F" w:rsidRDefault="00780634" w:rsidP="00780634">
      <w:pPr>
        <w:numPr>
          <w:ilvl w:val="1"/>
          <w:numId w:val="25"/>
        </w:numPr>
        <w:spacing w:before="100" w:beforeAutospacing="1" w:after="100" w:afterAutospacing="1"/>
      </w:pPr>
      <w:r w:rsidRPr="00673DEC">
        <w:rPr>
          <w:rStyle w:val="Strong"/>
          <w:b w:val="0"/>
          <w:bCs w:val="0"/>
        </w:rPr>
        <w:t>Implementation</w:t>
      </w:r>
      <w:r w:rsidRPr="00A6683F">
        <w:rPr>
          <w:rStyle w:val="Strong"/>
        </w:rPr>
        <w:t>:</w:t>
      </w:r>
    </w:p>
    <w:p w14:paraId="25D19606" w14:textId="77777777" w:rsidR="00780634" w:rsidRPr="00A6683F" w:rsidRDefault="00780634" w:rsidP="00780634">
      <w:pPr>
        <w:numPr>
          <w:ilvl w:val="2"/>
          <w:numId w:val="25"/>
        </w:numPr>
        <w:spacing w:before="100" w:beforeAutospacing="1" w:after="100" w:afterAutospacing="1"/>
      </w:pPr>
      <w:r w:rsidRPr="00A6683F">
        <w:t xml:space="preserve">Use </w:t>
      </w:r>
      <w:r w:rsidRPr="00673DEC">
        <w:t>HttpUtility.HtmlEncode</w:t>
      </w:r>
      <w:r w:rsidRPr="00A6683F">
        <w:t xml:space="preserve"> or </w:t>
      </w:r>
      <w:r w:rsidRPr="00673DEC">
        <w:t>AntiXss.HtmlEncode</w:t>
      </w:r>
      <w:r w:rsidRPr="00A6683F">
        <w:t xml:space="preserve"> methods to encode user inputs before rendering them in HTML responses.</w:t>
      </w:r>
    </w:p>
    <w:p w14:paraId="74751E2C" w14:textId="77777777" w:rsidR="00780634" w:rsidRPr="00A6683F" w:rsidRDefault="00780634" w:rsidP="00780634">
      <w:pPr>
        <w:numPr>
          <w:ilvl w:val="2"/>
          <w:numId w:val="25"/>
        </w:numPr>
        <w:spacing w:before="100" w:beforeAutospacing="1" w:after="100" w:afterAutospacing="1"/>
      </w:pPr>
      <w:r w:rsidRPr="00A6683F">
        <w:t>Encode inputs for other contexts (e.g., SQL parameters) using appropriate encoding methods (</w:t>
      </w:r>
      <w:r w:rsidRPr="00673DEC">
        <w:t>SqlParameter</w:t>
      </w:r>
      <w:r w:rsidRPr="00A6683F">
        <w:t xml:space="preserve"> in ADO.NET for SQL queries).</w:t>
      </w:r>
    </w:p>
    <w:p w14:paraId="4C136E74" w14:textId="77777777" w:rsidR="00780634" w:rsidRPr="00673DEC" w:rsidRDefault="00780634" w:rsidP="00780634">
      <w:pPr>
        <w:pStyle w:val="NormalWeb"/>
        <w:numPr>
          <w:ilvl w:val="0"/>
          <w:numId w:val="25"/>
        </w:numPr>
        <w:rPr>
          <w:rFonts w:ascii="Arial" w:hAnsi="Arial" w:cs="Arial"/>
          <w:b/>
          <w:bCs/>
          <w:sz w:val="20"/>
          <w:szCs w:val="20"/>
        </w:rPr>
      </w:pPr>
      <w:r w:rsidRPr="00673DEC">
        <w:rPr>
          <w:rStyle w:val="Strong"/>
          <w:rFonts w:ascii="Arial" w:hAnsi="Arial" w:cs="Arial"/>
          <w:b w:val="0"/>
          <w:bCs w:val="0"/>
          <w:sz w:val="20"/>
          <w:szCs w:val="20"/>
        </w:rPr>
        <w:t>Use of Security Libraries and Frameworks:</w:t>
      </w:r>
    </w:p>
    <w:p w14:paraId="20812458" w14:textId="77777777" w:rsidR="00780634" w:rsidRPr="00A6683F" w:rsidRDefault="00780634" w:rsidP="00780634">
      <w:pPr>
        <w:numPr>
          <w:ilvl w:val="1"/>
          <w:numId w:val="25"/>
        </w:numPr>
        <w:spacing w:before="100" w:beforeAutospacing="1" w:after="100" w:afterAutospacing="1"/>
      </w:pPr>
      <w:r w:rsidRPr="00673DEC">
        <w:rPr>
          <w:rStyle w:val="Strong"/>
          <w:b w:val="0"/>
          <w:bCs w:val="0"/>
        </w:rPr>
        <w:t>Purpose</w:t>
      </w:r>
      <w:r w:rsidRPr="00A6683F">
        <w:rPr>
          <w:rStyle w:val="Strong"/>
        </w:rPr>
        <w:t>:</w:t>
      </w:r>
      <w:r w:rsidRPr="00A6683F">
        <w:t xml:space="preserve"> Leverage trusted security libraries and frameworks that provide built-in protections against common security vulnerabilities.</w:t>
      </w:r>
    </w:p>
    <w:p w14:paraId="155C1365" w14:textId="77777777" w:rsidR="00780634" w:rsidRPr="00673DEC" w:rsidRDefault="00780634" w:rsidP="00780634">
      <w:pPr>
        <w:numPr>
          <w:ilvl w:val="1"/>
          <w:numId w:val="25"/>
        </w:numPr>
        <w:spacing w:before="100" w:beforeAutospacing="1" w:after="100" w:afterAutospacing="1"/>
        <w:rPr>
          <w:b/>
          <w:bCs/>
        </w:rPr>
      </w:pPr>
      <w:r w:rsidRPr="00673DEC">
        <w:rPr>
          <w:rStyle w:val="Strong"/>
          <w:b w:val="0"/>
          <w:bCs w:val="0"/>
        </w:rPr>
        <w:t>Implementation:</w:t>
      </w:r>
    </w:p>
    <w:p w14:paraId="0860D1DA" w14:textId="77777777" w:rsidR="00780634" w:rsidRPr="00A6683F" w:rsidRDefault="00780634" w:rsidP="00780634">
      <w:pPr>
        <w:numPr>
          <w:ilvl w:val="2"/>
          <w:numId w:val="25"/>
        </w:numPr>
        <w:spacing w:before="100" w:beforeAutospacing="1" w:after="100" w:afterAutospacing="1"/>
      </w:pPr>
      <w:r w:rsidRPr="00A6683F">
        <w:t>Include the Microsoft Web Protection Library (AntiXSS) in your project to enhance XSS prevention capabilities.</w:t>
      </w:r>
    </w:p>
    <w:p w14:paraId="055F489A" w14:textId="77777777" w:rsidR="00780634" w:rsidRPr="00A6683F" w:rsidRDefault="00780634" w:rsidP="00780634">
      <w:pPr>
        <w:numPr>
          <w:ilvl w:val="2"/>
          <w:numId w:val="25"/>
        </w:numPr>
        <w:spacing w:before="100" w:beforeAutospacing="1" w:after="100" w:afterAutospacing="1"/>
      </w:pPr>
      <w:r w:rsidRPr="00A6683F">
        <w:t>Use OWASP (Open Web Application Security Project) libraries and guidelines for additional security measures specific to .NET applications.</w:t>
      </w:r>
    </w:p>
    <w:bookmarkEnd w:id="36"/>
    <w:p w14:paraId="745BBF5F" w14:textId="1488453B" w:rsidR="00135006" w:rsidRDefault="00135006"/>
    <w:p w14:paraId="772E6B9C" w14:textId="3DF8CA93" w:rsidR="00385367" w:rsidRPr="00066C3D" w:rsidRDefault="00A40FF6" w:rsidP="5E3BA5BC">
      <w:pPr>
        <w:pStyle w:val="heading10"/>
        <w:pBdr>
          <w:bottom w:val="none" w:sz="0" w:space="0" w:color="auto"/>
        </w:pBdr>
        <w:rPr>
          <w:sz w:val="32"/>
          <w:szCs w:val="32"/>
        </w:rPr>
      </w:pPr>
      <w:bookmarkStart w:id="46" w:name="_Toc169607905"/>
      <w:r w:rsidRPr="5E3BA5BC">
        <w:rPr>
          <w:sz w:val="32"/>
          <w:szCs w:val="32"/>
        </w:rPr>
        <w:lastRenderedPageBreak/>
        <w:t xml:space="preserve">Middle Tier </w:t>
      </w:r>
      <w:r w:rsidR="13D7590A" w:rsidRPr="5E3BA5BC">
        <w:rPr>
          <w:sz w:val="32"/>
          <w:szCs w:val="32"/>
        </w:rPr>
        <w:t>Objects (</w:t>
      </w:r>
      <w:r w:rsidR="00385367" w:rsidRPr="5E3BA5BC">
        <w:rPr>
          <w:sz w:val="32"/>
          <w:szCs w:val="32"/>
        </w:rPr>
        <w:t>Services</w:t>
      </w:r>
      <w:r w:rsidR="00AE2EFA" w:rsidRPr="5E3BA5BC">
        <w:rPr>
          <w:sz w:val="32"/>
          <w:szCs w:val="32"/>
        </w:rPr>
        <w:t>/Components</w:t>
      </w:r>
      <w:r w:rsidR="00385367" w:rsidRPr="5E3BA5BC">
        <w:rPr>
          <w:sz w:val="32"/>
          <w:szCs w:val="32"/>
        </w:rPr>
        <w:t>)</w:t>
      </w:r>
      <w:bookmarkEnd w:id="46"/>
    </w:p>
    <w:p w14:paraId="4AE333CF" w14:textId="7DDF9A04" w:rsidR="007B1C4D" w:rsidRDefault="007B1C4D" w:rsidP="00385367">
      <w:pPr>
        <w:pStyle w:val="heading20"/>
      </w:pPr>
      <w:bookmarkStart w:id="47" w:name="_Toc169607906"/>
      <w:r>
        <w:t>Service</w:t>
      </w:r>
      <w:r w:rsidR="00383939">
        <w:t>s</w:t>
      </w:r>
      <w:bookmarkEnd w:id="47"/>
    </w:p>
    <w:p w14:paraId="09477B06" w14:textId="05045178" w:rsidR="007B1C4D" w:rsidRDefault="7AC5126C" w:rsidP="00066C3D">
      <w:pPr>
        <w:pStyle w:val="heading30"/>
        <w:tabs>
          <w:tab w:val="clear" w:pos="720"/>
          <w:tab w:val="num" w:pos="1440"/>
        </w:tabs>
        <w:ind w:left="1440"/>
        <w:rPr>
          <w:b w:val="0"/>
          <w:sz w:val="26"/>
          <w:szCs w:val="26"/>
        </w:rPr>
      </w:pPr>
      <w:r w:rsidRPr="48F9CBDB">
        <w:rPr>
          <w:b w:val="0"/>
          <w:sz w:val="26"/>
          <w:szCs w:val="26"/>
        </w:rPr>
        <w:t xml:space="preserve">Service </w:t>
      </w:r>
      <w:commentRangeStart w:id="48"/>
      <w:r w:rsidRPr="48F9CBDB">
        <w:rPr>
          <w:b w:val="0"/>
          <w:sz w:val="26"/>
          <w:szCs w:val="26"/>
        </w:rPr>
        <w:t>Description</w:t>
      </w:r>
      <w:commentRangeEnd w:id="48"/>
      <w:r w:rsidR="00657894">
        <w:rPr>
          <w:rStyle w:val="CommentReference"/>
          <w:rFonts w:ascii="Times New Roman" w:hAnsi="Times New Roman"/>
          <w:b w:val="0"/>
        </w:rPr>
        <w:commentReference w:id="48"/>
      </w:r>
    </w:p>
    <w:p w14:paraId="79FFC291" w14:textId="0D7C0CB0" w:rsidR="00B7410C" w:rsidRDefault="34E3FEAD" w:rsidP="48F9CBDB">
      <w:pPr>
        <w:pStyle w:val="GuidanceText"/>
        <w:ind w:left="1440"/>
      </w:pPr>
      <w:r>
        <w:rPr>
          <w:noProof/>
        </w:rPr>
        <w:drawing>
          <wp:inline distT="0" distB="0" distL="0" distR="0" wp14:anchorId="6EE225A3" wp14:editId="75317610">
            <wp:extent cx="4038600" cy="6400800"/>
            <wp:effectExtent l="0" t="0" r="0" b="0"/>
            <wp:docPr id="2077829321" name="Picture 207782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8600" cy="6400800"/>
                    </a:xfrm>
                    <a:prstGeom prst="rect">
                      <a:avLst/>
                    </a:prstGeom>
                  </pic:spPr>
                </pic:pic>
              </a:graphicData>
            </a:graphic>
          </wp:inline>
        </w:drawing>
      </w:r>
    </w:p>
    <w:p w14:paraId="7E419CF6" w14:textId="0BBA84BC" w:rsidR="5E3BA5BC" w:rsidRDefault="5E3BA5BC" w:rsidP="5E3BA5BC">
      <w:pPr>
        <w:pStyle w:val="GuidanceText"/>
        <w:ind w:left="720"/>
      </w:pPr>
    </w:p>
    <w:p w14:paraId="7EB41C48" w14:textId="25F2C33F" w:rsidR="35FC2358" w:rsidRDefault="34E3FEAD" w:rsidP="5E3BA5BC">
      <w:pPr>
        <w:pStyle w:val="GuidanceText"/>
        <w:ind w:left="720"/>
      </w:pPr>
      <w:r>
        <w:rPr>
          <w:noProof/>
        </w:rPr>
        <w:lastRenderedPageBreak/>
        <w:drawing>
          <wp:inline distT="0" distB="0" distL="0" distR="0" wp14:anchorId="2C186AA0" wp14:editId="1697BC56">
            <wp:extent cx="6400800" cy="4200525"/>
            <wp:effectExtent l="0" t="0" r="0" b="0"/>
            <wp:docPr id="1277212548" name="Picture 127721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4200525"/>
                    </a:xfrm>
                    <a:prstGeom prst="rect">
                      <a:avLst/>
                    </a:prstGeom>
                  </pic:spPr>
                </pic:pic>
              </a:graphicData>
            </a:graphic>
          </wp:inline>
        </w:drawing>
      </w:r>
    </w:p>
    <w:p w14:paraId="63D8322E" w14:textId="77777777" w:rsidR="00135006" w:rsidRPr="00135006" w:rsidRDefault="00135006" w:rsidP="00135006">
      <w:pPr>
        <w:pStyle w:val="heading30"/>
        <w:tabs>
          <w:tab w:val="clear" w:pos="720"/>
          <w:tab w:val="num" w:pos="1440"/>
        </w:tabs>
        <w:ind w:left="1440"/>
        <w:rPr>
          <w:b w:val="0"/>
          <w:sz w:val="26"/>
          <w:szCs w:val="26"/>
        </w:rPr>
      </w:pPr>
      <w:r w:rsidRPr="5E3BA5BC">
        <w:rPr>
          <w:b w:val="0"/>
          <w:sz w:val="26"/>
          <w:szCs w:val="26"/>
        </w:rPr>
        <w:t>Configuration</w:t>
      </w:r>
    </w:p>
    <w:tbl>
      <w:tblPr>
        <w:tblStyle w:val="TableGrid"/>
        <w:tblW w:w="0" w:type="auto"/>
        <w:tblInd w:w="720" w:type="dxa"/>
        <w:tblLayout w:type="fixed"/>
        <w:tblLook w:val="04A0" w:firstRow="1" w:lastRow="0" w:firstColumn="1" w:lastColumn="0" w:noHBand="0" w:noVBand="1"/>
      </w:tblPr>
      <w:tblGrid>
        <w:gridCol w:w="1884"/>
        <w:gridCol w:w="1751"/>
        <w:gridCol w:w="5715"/>
      </w:tblGrid>
      <w:tr w:rsidR="5E3BA5BC" w14:paraId="1C503538"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14BA1541" w14:textId="0DBF8DC4" w:rsidR="5E3BA5BC" w:rsidRDefault="5E3BA5BC" w:rsidP="5E3BA5BC">
            <w:r w:rsidRPr="5E3BA5BC">
              <w:t>Setting</w:t>
            </w:r>
          </w:p>
        </w:tc>
        <w:tc>
          <w:tcPr>
            <w:tcW w:w="1751"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39856202" w14:textId="4E83EB3B" w:rsidR="5E3BA5BC" w:rsidRDefault="5E3BA5BC" w:rsidP="5E3BA5BC">
            <w:r w:rsidRPr="5E3BA5BC">
              <w:t>Location</w:t>
            </w:r>
          </w:p>
        </w:tc>
        <w:tc>
          <w:tcPr>
            <w:tcW w:w="571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tcPr>
          <w:p w14:paraId="0A0BC66D" w14:textId="35781E42" w:rsidR="5E3BA5BC" w:rsidRDefault="5E3BA5BC" w:rsidP="5E3BA5BC">
            <w:r w:rsidRPr="5E3BA5BC">
              <w:t>Description</w:t>
            </w:r>
          </w:p>
        </w:tc>
      </w:tr>
      <w:tr w:rsidR="5E3BA5BC" w14:paraId="1F0D3FBD"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1985348A" w14:textId="2B68CBAE" w:rsidR="5E3BA5BC" w:rsidRDefault="5E3BA5BC" w:rsidP="5E3BA5BC">
            <w:r w:rsidRPr="5E3BA5BC">
              <w:t>ClientId</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0810956C" w14:textId="3EDABFA4"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6346E32E" w14:textId="69EA1C1E" w:rsidR="5E3BA5BC" w:rsidRDefault="5E3BA5BC" w:rsidP="5E3BA5BC">
            <w:r w:rsidRPr="5E3BA5BC">
              <w:t>The Azure AD id for the application</w:t>
            </w:r>
          </w:p>
        </w:tc>
      </w:tr>
      <w:tr w:rsidR="5E3BA5BC" w14:paraId="20A65948"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3C5E0EAA" w14:textId="23AC7325" w:rsidR="5E3BA5BC" w:rsidRDefault="5E3BA5BC" w:rsidP="5E3BA5BC">
            <w:r w:rsidRPr="5E3BA5BC">
              <w:t>ClientSecret</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7B239491" w14:textId="6B2B30C2"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3787A21C" w14:textId="48B0CF63" w:rsidR="5E3BA5BC" w:rsidRDefault="5E3BA5BC" w:rsidP="5E3BA5BC">
            <w:r w:rsidRPr="5E3BA5BC">
              <w:t>The passcode for identifying the application (dev &amp; test environments only)</w:t>
            </w:r>
          </w:p>
        </w:tc>
      </w:tr>
      <w:tr w:rsidR="5E3BA5BC" w14:paraId="3459FE18"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7FCB3BE6" w14:textId="76322135" w:rsidR="5E3BA5BC" w:rsidRDefault="5E3BA5BC" w:rsidP="5E3BA5BC">
            <w:r w:rsidRPr="5E3BA5BC">
              <w:t>ClientThumbprint</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7E7F1752" w14:textId="7F2C7A38"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35B6EC23" w14:textId="7C5E6561" w:rsidR="5E3BA5BC" w:rsidRDefault="5E3BA5BC" w:rsidP="5E3BA5BC">
            <w:r w:rsidRPr="5E3BA5BC">
              <w:t>The thumbprint for the certificate to identify the application by (production only)</w:t>
            </w:r>
          </w:p>
        </w:tc>
      </w:tr>
      <w:tr w:rsidR="5E3BA5BC" w14:paraId="14F74F00"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55CB3B8C" w14:textId="4BDB516A" w:rsidR="5E3BA5BC" w:rsidRDefault="5E3BA5BC" w:rsidP="5E3BA5BC">
            <w:r w:rsidRPr="5E3BA5BC">
              <w:t>TenantId</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1EB57825" w14:textId="2448EA8C"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63E50781" w14:textId="22AE544E" w:rsidR="5E3BA5BC" w:rsidRDefault="5E3BA5BC" w:rsidP="5E3BA5BC">
            <w:r w:rsidRPr="5E3BA5BC">
              <w:t>The tenant the application is registered under</w:t>
            </w:r>
          </w:p>
        </w:tc>
      </w:tr>
      <w:tr w:rsidR="5E3BA5BC" w14:paraId="48A3BCD0"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4C8DA5D1" w14:textId="3C763546" w:rsidR="5E3BA5BC" w:rsidRDefault="5E3BA5BC" w:rsidP="5E3BA5BC">
            <w:r w:rsidRPr="5E3BA5BC">
              <w:t>CallbackPath</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2D9C8317" w14:textId="3B76DB9E"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5D028478" w14:textId="3122645D" w:rsidR="5E3BA5BC" w:rsidRDefault="5E3BA5BC" w:rsidP="5E3BA5BC">
            <w:r w:rsidRPr="5E3BA5BC">
              <w:t>Part of the signature for the application to authenticate itself</w:t>
            </w:r>
          </w:p>
        </w:tc>
      </w:tr>
      <w:tr w:rsidR="5E3BA5BC" w14:paraId="376F8FD7"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597BBB1F" w14:textId="7DAD3A34" w:rsidR="5E3BA5BC" w:rsidRDefault="5E3BA5BC" w:rsidP="5E3BA5BC">
            <w:r w:rsidRPr="5E3BA5BC">
              <w:t>VaultPath</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1F204772" w14:textId="4B268A5A" w:rsidR="5E3BA5BC" w:rsidRDefault="5E3BA5BC" w:rsidP="5E3BA5BC">
            <w:r w:rsidRPr="5E3BA5BC">
              <w:t>Appsettings.json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1F287487" w14:textId="56C1E8BD" w:rsidR="5E3BA5BC" w:rsidRDefault="5E3BA5BC" w:rsidP="5E3BA5BC">
            <w:r w:rsidRPr="5E3BA5BC">
              <w:t>The url for the key vault holding other configuration values</w:t>
            </w:r>
          </w:p>
        </w:tc>
      </w:tr>
      <w:tr w:rsidR="5E3BA5BC" w14:paraId="178EC9D1"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2E5C729D" w14:textId="6C80A3D6" w:rsidR="5E3BA5BC" w:rsidRDefault="5E3BA5BC" w:rsidP="5E3BA5BC">
            <w:r w:rsidRPr="5E3BA5BC">
              <w:t>DBConnection</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07680B51" w14:textId="0AAFFC84" w:rsidR="5E3BA5BC" w:rsidRDefault="5E3BA5BC" w:rsidP="5E3BA5BC">
            <w:r w:rsidRPr="5E3BA5BC">
              <w:t>Key Vault</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66266A35" w14:textId="7EA17526" w:rsidR="5E3BA5BC" w:rsidRDefault="5E3BA5BC" w:rsidP="5E3BA5BC">
            <w:r w:rsidRPr="5E3BA5BC">
              <w:t xml:space="preserve">The database connection string to the </w:t>
            </w:r>
            <w:r w:rsidR="00C32464">
              <w:t>eAPI</w:t>
            </w:r>
            <w:r w:rsidRPr="5E3BA5BC">
              <w:t xml:space="preserve"> database</w:t>
            </w:r>
          </w:p>
        </w:tc>
      </w:tr>
      <w:tr w:rsidR="5E3BA5BC" w14:paraId="72C784A4"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73A45D56" w14:textId="0950F3DD" w:rsidR="5E3BA5BC" w:rsidRDefault="5E3BA5BC" w:rsidP="5E3BA5BC">
            <w:r w:rsidRPr="5E3BA5BC">
              <w:t>AOCEmail</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715F8716" w14:textId="3739D9FF" w:rsidR="5E3BA5BC" w:rsidRDefault="5E3BA5BC" w:rsidP="5E3BA5BC">
            <w:r w:rsidRPr="5E3BA5BC">
              <w:t>Azure Application Configuration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3641FDD8" w14:textId="6EF50E03" w:rsidR="5E3BA5BC" w:rsidRDefault="5E3BA5BC" w:rsidP="5E3BA5BC">
            <w:r w:rsidRPr="5E3BA5BC">
              <w:t>The email address to send AOC staff emails to</w:t>
            </w:r>
          </w:p>
        </w:tc>
      </w:tr>
      <w:tr w:rsidR="5E3BA5BC" w14:paraId="24CAEB83"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24BBEECC" w14:textId="4AB2964F" w:rsidR="5E3BA5BC" w:rsidRDefault="5E3BA5BC" w:rsidP="5E3BA5BC">
            <w:r w:rsidRPr="5E3BA5BC">
              <w:t>AppInsightsString</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3A48E07C" w14:textId="36B05F26" w:rsidR="5E3BA5BC" w:rsidRDefault="5E3BA5BC" w:rsidP="5E3BA5BC">
            <w:r w:rsidRPr="5E3BA5BC">
              <w:t>Key Vault</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721AA656" w14:textId="5B6EB601" w:rsidR="5E3BA5BC" w:rsidRDefault="5E3BA5BC" w:rsidP="5E3BA5BC">
            <w:r w:rsidRPr="5E3BA5BC">
              <w:t>The connection string for application insights</w:t>
            </w:r>
          </w:p>
        </w:tc>
      </w:tr>
      <w:tr w:rsidR="5E3BA5BC" w14:paraId="2D0FD5F6"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5DE069DA" w14:textId="06BABAB9" w:rsidR="5E3BA5BC" w:rsidRDefault="5E3BA5BC" w:rsidP="5E3BA5BC">
            <w:r w:rsidRPr="5E3BA5BC">
              <w:t>SmtpHost</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026E2E7D" w14:textId="1EE93F04" w:rsidR="5E3BA5BC" w:rsidRDefault="5E3BA5BC" w:rsidP="5E3BA5BC">
            <w:r w:rsidRPr="5E3BA5BC">
              <w:t>Azure Application Configuration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114D612A" w14:textId="2FD07DAE" w:rsidR="5E3BA5BC" w:rsidRDefault="5E3BA5BC" w:rsidP="5E3BA5BC">
            <w:r w:rsidRPr="5E3BA5BC">
              <w:t>The host name to use for SMTP relay.</w:t>
            </w:r>
          </w:p>
        </w:tc>
      </w:tr>
      <w:tr w:rsidR="5E3BA5BC" w14:paraId="4BD22284" w14:textId="77777777" w:rsidTr="5E3BA5BC">
        <w:trPr>
          <w:trHeight w:val="300"/>
        </w:trPr>
        <w:tc>
          <w:tcPr>
            <w:tcW w:w="1884" w:type="dxa"/>
            <w:tcBorders>
              <w:top w:val="single" w:sz="8" w:space="0" w:color="auto"/>
              <w:left w:val="single" w:sz="8" w:space="0" w:color="auto"/>
              <w:bottom w:val="single" w:sz="8" w:space="0" w:color="auto"/>
              <w:right w:val="single" w:sz="8" w:space="0" w:color="auto"/>
            </w:tcBorders>
            <w:tcMar>
              <w:left w:w="108" w:type="dxa"/>
              <w:right w:w="108" w:type="dxa"/>
            </w:tcMar>
          </w:tcPr>
          <w:p w14:paraId="76BFDCE3" w14:textId="0DBB3A97" w:rsidR="5E3BA5BC" w:rsidRDefault="5E3BA5BC" w:rsidP="5E3BA5BC">
            <w:commentRangeStart w:id="49"/>
            <w:r w:rsidRPr="5E3BA5BC">
              <w:t>SmtpSendAs</w:t>
            </w:r>
          </w:p>
        </w:tc>
        <w:tc>
          <w:tcPr>
            <w:tcW w:w="1751" w:type="dxa"/>
            <w:tcBorders>
              <w:top w:val="single" w:sz="8" w:space="0" w:color="auto"/>
              <w:left w:val="single" w:sz="8" w:space="0" w:color="auto"/>
              <w:bottom w:val="single" w:sz="8" w:space="0" w:color="auto"/>
              <w:right w:val="single" w:sz="8" w:space="0" w:color="auto"/>
            </w:tcBorders>
            <w:tcMar>
              <w:left w:w="108" w:type="dxa"/>
              <w:right w:w="108" w:type="dxa"/>
            </w:tcMar>
          </w:tcPr>
          <w:p w14:paraId="70245DCE" w14:textId="71EEDAA7" w:rsidR="5E3BA5BC" w:rsidRDefault="5E3BA5BC" w:rsidP="5E3BA5BC">
            <w:r w:rsidRPr="5E3BA5BC">
              <w:t>Azure Application Configuration</w:t>
            </w:r>
          </w:p>
        </w:tc>
        <w:tc>
          <w:tcPr>
            <w:tcW w:w="5715" w:type="dxa"/>
            <w:tcBorders>
              <w:top w:val="single" w:sz="8" w:space="0" w:color="auto"/>
              <w:left w:val="single" w:sz="8" w:space="0" w:color="auto"/>
              <w:bottom w:val="single" w:sz="8" w:space="0" w:color="auto"/>
              <w:right w:val="single" w:sz="8" w:space="0" w:color="auto"/>
            </w:tcBorders>
            <w:tcMar>
              <w:left w:w="108" w:type="dxa"/>
              <w:right w:w="108" w:type="dxa"/>
            </w:tcMar>
          </w:tcPr>
          <w:p w14:paraId="6360B150" w14:textId="0E049862" w:rsidR="5E3BA5BC" w:rsidRDefault="5E3BA5BC" w:rsidP="5E3BA5BC">
            <w:r w:rsidRPr="5E3BA5BC">
              <w:t>The “send as” e-mail that should be used when sending e-mail via SMTP.</w:t>
            </w:r>
            <w:commentRangeEnd w:id="49"/>
            <w:r w:rsidR="005E28F3">
              <w:rPr>
                <w:rStyle w:val="CommentReference"/>
                <w:rFonts w:ascii="Times New Roman" w:hAnsi="Times New Roman"/>
              </w:rPr>
              <w:commentReference w:id="49"/>
            </w:r>
          </w:p>
        </w:tc>
      </w:tr>
    </w:tbl>
    <w:p w14:paraId="2DBC3ABC" w14:textId="686DB87D" w:rsidR="5E3BA5BC" w:rsidRDefault="5E3BA5BC"/>
    <w:p w14:paraId="6E2487B7" w14:textId="70BCAE26" w:rsidR="5E3BA5BC" w:rsidRDefault="5E3BA5BC" w:rsidP="5E3BA5BC">
      <w:pPr>
        <w:ind w:left="720"/>
      </w:pPr>
    </w:p>
    <w:p w14:paraId="4BB42EBC" w14:textId="77777777" w:rsidR="00135006" w:rsidRPr="003E1A66" w:rsidRDefault="00135006" w:rsidP="00135006">
      <w:pPr>
        <w:pStyle w:val="heading30"/>
        <w:tabs>
          <w:tab w:val="clear" w:pos="720"/>
          <w:tab w:val="num" w:pos="1440"/>
        </w:tabs>
        <w:ind w:left="1440"/>
        <w:rPr>
          <w:b w:val="0"/>
          <w:sz w:val="26"/>
          <w:szCs w:val="26"/>
        </w:rPr>
      </w:pPr>
      <w:r w:rsidRPr="5E3BA5BC">
        <w:rPr>
          <w:b w:val="0"/>
          <w:sz w:val="26"/>
          <w:szCs w:val="26"/>
        </w:rPr>
        <w:t>Error Handling</w:t>
      </w:r>
    </w:p>
    <w:p w14:paraId="1EA39EA3" w14:textId="3612453D" w:rsidR="00D14922" w:rsidRDefault="00D14922" w:rsidP="5E3BA5BC">
      <w:pPr>
        <w:ind w:left="720"/>
        <w:rPr>
          <w:rFonts w:eastAsia="Arial" w:cs="Arial"/>
        </w:rPr>
      </w:pPr>
      <w:r w:rsidRPr="5E3BA5BC">
        <w:rPr>
          <w:rFonts w:eastAsia="Arial" w:cs="Arial"/>
        </w:rPr>
        <w:t>All errors in the data access layer are to be trapped and bubbled up to their calling processing. That process is to log the error and return a generic fault response mapping to the logged error id and a more basic message. Async processes will log the errors and place a message with the logged error id in the result.</w:t>
      </w:r>
    </w:p>
    <w:p w14:paraId="12906E79" w14:textId="6AC433A2" w:rsidR="5E3BA5BC" w:rsidRDefault="5E3BA5BC" w:rsidP="5E3BA5BC">
      <w:pPr>
        <w:ind w:left="720"/>
      </w:pPr>
    </w:p>
    <w:p w14:paraId="5BDFDFF8" w14:textId="77777777" w:rsidR="00135006" w:rsidRPr="00EE472F" w:rsidRDefault="00135006" w:rsidP="00135006">
      <w:pPr>
        <w:pStyle w:val="heading30"/>
        <w:tabs>
          <w:tab w:val="clear" w:pos="720"/>
          <w:tab w:val="num" w:pos="1440"/>
        </w:tabs>
        <w:ind w:left="1440"/>
        <w:rPr>
          <w:b w:val="0"/>
          <w:sz w:val="26"/>
          <w:szCs w:val="26"/>
        </w:rPr>
      </w:pPr>
      <w:r w:rsidRPr="00EE472F">
        <w:rPr>
          <w:b w:val="0"/>
          <w:sz w:val="26"/>
          <w:szCs w:val="26"/>
        </w:rPr>
        <w:t>Security</w:t>
      </w:r>
    </w:p>
    <w:p w14:paraId="36A01086" w14:textId="77777777" w:rsidR="00135006" w:rsidRDefault="00135006" w:rsidP="00135006">
      <w:pPr>
        <w:pStyle w:val="Heading40"/>
        <w:tabs>
          <w:tab w:val="clear" w:pos="1080"/>
          <w:tab w:val="num" w:pos="1800"/>
        </w:tabs>
        <w:ind w:left="1800" w:hanging="900"/>
      </w:pPr>
      <w:r>
        <w:t>Authentication</w:t>
      </w:r>
    </w:p>
    <w:p w14:paraId="58E7307A" w14:textId="137955E4" w:rsidR="2766E64C" w:rsidRDefault="2766E64C" w:rsidP="5E3BA5BC">
      <w:pPr>
        <w:pStyle w:val="Body"/>
        <w:ind w:left="900"/>
        <w:rPr>
          <w:rFonts w:eastAsia="Arial" w:cs="Arial"/>
        </w:rPr>
      </w:pPr>
      <w:r w:rsidRPr="5E3BA5BC">
        <w:rPr>
          <w:rFonts w:eastAsia="Arial" w:cs="Arial"/>
        </w:rPr>
        <w:t xml:space="preserve">Applications </w:t>
      </w:r>
      <w:commentRangeStart w:id="50"/>
      <w:r w:rsidRPr="5E3BA5BC">
        <w:rPr>
          <w:rFonts w:eastAsia="Arial" w:cs="Arial"/>
        </w:rPr>
        <w:t>making calls to the service must be registered in Azure AD, registered in and in administrator role.</w:t>
      </w:r>
      <w:commentRangeEnd w:id="50"/>
      <w:r w:rsidR="005E28F3">
        <w:rPr>
          <w:rStyle w:val="CommentReference"/>
          <w:rFonts w:ascii="Times New Roman" w:hAnsi="Times New Roman"/>
        </w:rPr>
        <w:commentReference w:id="50"/>
      </w:r>
    </w:p>
    <w:p w14:paraId="13FE7037" w14:textId="532C6E47" w:rsidR="00135006" w:rsidRDefault="00135006" w:rsidP="5E3BA5BC">
      <w:pPr>
        <w:pStyle w:val="Heading40"/>
        <w:tabs>
          <w:tab w:val="clear" w:pos="1080"/>
          <w:tab w:val="num" w:pos="1800"/>
        </w:tabs>
        <w:ind w:left="1800" w:hanging="900"/>
      </w:pPr>
      <w:r>
        <w:t>Authorization</w:t>
      </w:r>
    </w:p>
    <w:p w14:paraId="5A169323" w14:textId="2429C26C" w:rsidR="2369F033" w:rsidRDefault="2369F033" w:rsidP="5E3BA5BC">
      <w:pPr>
        <w:pStyle w:val="Body"/>
        <w:tabs>
          <w:tab w:val="num" w:pos="1800"/>
        </w:tabs>
      </w:pPr>
      <w:r>
        <w:t xml:space="preserve">                All the resources are only allowed for ADMIN users.</w:t>
      </w:r>
    </w:p>
    <w:p w14:paraId="1FA3D93B" w14:textId="77777777" w:rsidR="00135006" w:rsidRDefault="00135006" w:rsidP="00135006">
      <w:pPr>
        <w:pStyle w:val="Heading40"/>
        <w:tabs>
          <w:tab w:val="clear" w:pos="1080"/>
          <w:tab w:val="num" w:pos="1800"/>
        </w:tabs>
        <w:ind w:left="1800" w:hanging="900"/>
      </w:pPr>
      <w:r>
        <w:t>Encryption</w:t>
      </w:r>
    </w:p>
    <w:p w14:paraId="7D0420C8" w14:textId="76BC0B6C" w:rsidR="068C12BF" w:rsidRDefault="068C12BF" w:rsidP="5E3BA5BC">
      <w:pPr>
        <w:pStyle w:val="Body"/>
        <w:ind w:left="900"/>
      </w:pPr>
      <w:r>
        <w:t>All web-based traffic into and out of the application will be encrypted via HTTPS using TLS 1.2 or higher protocols.</w:t>
      </w:r>
    </w:p>
    <w:p w14:paraId="1FA3BC30" w14:textId="33482600" w:rsidR="5E3BA5BC" w:rsidRDefault="5E3BA5BC" w:rsidP="5E3BA5BC">
      <w:pPr>
        <w:pStyle w:val="Body"/>
        <w:ind w:left="900"/>
      </w:pPr>
    </w:p>
    <w:p w14:paraId="096BB39A" w14:textId="77777777" w:rsidR="00135006" w:rsidRDefault="00135006">
      <w:r>
        <w:br w:type="page"/>
      </w:r>
    </w:p>
    <w:p w14:paraId="03D5C38F" w14:textId="67F47AAC" w:rsidR="00135006" w:rsidRDefault="00AD1EAC" w:rsidP="00135006">
      <w:pPr>
        <w:pStyle w:val="heading20"/>
      </w:pPr>
      <w:bookmarkStart w:id="51" w:name="_Toc169607907"/>
      <w:r>
        <w:lastRenderedPageBreak/>
        <w:t xml:space="preserve">User Interface </w:t>
      </w:r>
      <w:r w:rsidR="00135006">
        <w:t>Library</w:t>
      </w:r>
      <w:bookmarkEnd w:id="51"/>
    </w:p>
    <w:p w14:paraId="3ABC09A9" w14:textId="77777777" w:rsidR="00135006" w:rsidRDefault="00135006" w:rsidP="00135006">
      <w:pPr>
        <w:pStyle w:val="heading30"/>
        <w:tabs>
          <w:tab w:val="clear" w:pos="720"/>
          <w:tab w:val="num" w:pos="1440"/>
        </w:tabs>
        <w:ind w:left="1440"/>
        <w:rPr>
          <w:b w:val="0"/>
          <w:sz w:val="26"/>
          <w:szCs w:val="26"/>
        </w:rPr>
      </w:pPr>
      <w:r>
        <w:rPr>
          <w:b w:val="0"/>
          <w:sz w:val="26"/>
          <w:szCs w:val="26"/>
        </w:rPr>
        <w:t>Library</w:t>
      </w:r>
      <w:r w:rsidRPr="00066C3D">
        <w:rPr>
          <w:b w:val="0"/>
          <w:sz w:val="26"/>
          <w:szCs w:val="26"/>
        </w:rPr>
        <w:t xml:space="preserve"> Description</w:t>
      </w:r>
    </w:p>
    <w:p w14:paraId="370C4014" w14:textId="21A53164" w:rsidR="00456717" w:rsidRDefault="00E07670" w:rsidP="00135006">
      <w:pPr>
        <w:pStyle w:val="Body"/>
        <w:ind w:left="900"/>
      </w:pPr>
      <w:r>
        <w:rPr>
          <w:noProof/>
        </w:rPr>
        <w:object w:dxaOrig="14176" w:dyaOrig="10036" w14:anchorId="24753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in;height:356.55pt;mso-width-percent:0;mso-height-percent:0;mso-width-percent:0;mso-height-percent:0" o:ole="">
            <v:imagedata r:id="rId26" o:title=""/>
          </v:shape>
          <o:OLEObject Type="Embed" ProgID="Visio.Drawing.15" ShapeID="_x0000_i1025" DrawAspect="Content" ObjectID="_1780379890" r:id="rId27"/>
        </w:object>
      </w:r>
    </w:p>
    <w:p w14:paraId="2A554C5E" w14:textId="77777777" w:rsidR="00135006" w:rsidRPr="003E1A66" w:rsidRDefault="00135006" w:rsidP="00135006">
      <w:pPr>
        <w:pStyle w:val="heading30"/>
        <w:tabs>
          <w:tab w:val="clear" w:pos="720"/>
          <w:tab w:val="num" w:pos="1440"/>
        </w:tabs>
        <w:ind w:left="1440"/>
        <w:rPr>
          <w:b w:val="0"/>
          <w:sz w:val="26"/>
          <w:szCs w:val="26"/>
        </w:rPr>
      </w:pPr>
      <w:r w:rsidRPr="003E1A66">
        <w:rPr>
          <w:b w:val="0"/>
          <w:sz w:val="26"/>
          <w:szCs w:val="26"/>
        </w:rPr>
        <w:t>Error Handling</w:t>
      </w:r>
    </w:p>
    <w:p w14:paraId="5AC71A65" w14:textId="6C7EB503" w:rsidR="00135006" w:rsidRDefault="001906BF" w:rsidP="00135006">
      <w:pPr>
        <w:ind w:left="720"/>
      </w:pPr>
      <w:r>
        <w:rPr>
          <w:rStyle w:val="ui-provider"/>
        </w:rPr>
        <w:t>Errors encountered while processing are passed directly to the calling application to be handled there.</w:t>
      </w:r>
    </w:p>
    <w:p w14:paraId="234C7E6B" w14:textId="77777777" w:rsidR="00135006" w:rsidRDefault="00135006">
      <w:r>
        <w:br w:type="page"/>
      </w:r>
    </w:p>
    <w:p w14:paraId="489A8DA9" w14:textId="77777777" w:rsidR="00385367" w:rsidRDefault="00F322DE" w:rsidP="00385367">
      <w:pPr>
        <w:pStyle w:val="heading20"/>
      </w:pPr>
      <w:bookmarkStart w:id="52" w:name="_Toc169607908"/>
      <w:commentRangeStart w:id="53"/>
      <w:r>
        <w:lastRenderedPageBreak/>
        <w:t>Data</w:t>
      </w:r>
      <w:commentRangeEnd w:id="53"/>
      <w:r w:rsidR="005E28F3">
        <w:rPr>
          <w:rStyle w:val="CommentReference"/>
          <w:rFonts w:ascii="Times New Roman" w:hAnsi="Times New Roman"/>
        </w:rPr>
        <w:commentReference w:id="53"/>
      </w:r>
      <w:r>
        <w:t xml:space="preserve"> Contract Objects</w:t>
      </w:r>
      <w:bookmarkEnd w:id="52"/>
    </w:p>
    <w:p w14:paraId="72500F3D" w14:textId="6F336674" w:rsidR="00A53638" w:rsidRDefault="00874613" w:rsidP="00D7253F">
      <w:pPr>
        <w:ind w:left="270"/>
      </w:pPr>
      <w:r>
        <w:t xml:space="preserve"> N/A</w:t>
      </w:r>
    </w:p>
    <w:p w14:paraId="04659DF6" w14:textId="77777777" w:rsidR="006B257C" w:rsidRDefault="006B257C">
      <w:r>
        <w:br w:type="page"/>
      </w:r>
    </w:p>
    <w:p w14:paraId="49699127" w14:textId="77777777" w:rsidR="005A5535" w:rsidRPr="009F231C" w:rsidRDefault="005A5535" w:rsidP="009F231C">
      <w:pPr>
        <w:pStyle w:val="heading10"/>
        <w:pBdr>
          <w:bottom w:val="none" w:sz="0" w:space="0" w:color="auto"/>
        </w:pBdr>
        <w:rPr>
          <w:sz w:val="32"/>
          <w:szCs w:val="32"/>
        </w:rPr>
      </w:pPr>
      <w:bookmarkStart w:id="54" w:name="_Toc169607909"/>
      <w:r w:rsidRPr="009F231C">
        <w:rPr>
          <w:sz w:val="32"/>
          <w:szCs w:val="32"/>
        </w:rPr>
        <w:lastRenderedPageBreak/>
        <w:t>Database</w:t>
      </w:r>
      <w:bookmarkEnd w:id="54"/>
      <w:r w:rsidRPr="009F231C">
        <w:rPr>
          <w:sz w:val="32"/>
          <w:szCs w:val="32"/>
        </w:rPr>
        <w:t xml:space="preserve"> </w:t>
      </w:r>
      <w:bookmarkEnd w:id="29"/>
    </w:p>
    <w:p w14:paraId="70A21019" w14:textId="23F46ACD" w:rsidR="002534EC" w:rsidRDefault="002534EC" w:rsidP="002534EC">
      <w:pPr>
        <w:pStyle w:val="GuidanceText"/>
        <w:ind w:left="270"/>
        <w:rPr>
          <w:i w:val="0"/>
          <w:iCs/>
          <w:color w:val="auto"/>
          <w:sz w:val="22"/>
          <w:szCs w:val="22"/>
        </w:rPr>
      </w:pPr>
      <w:commentRangeStart w:id="55"/>
      <w:r w:rsidRPr="00C86E2F">
        <w:rPr>
          <w:i w:val="0"/>
          <w:iCs/>
          <w:color w:val="auto"/>
          <w:sz w:val="22"/>
          <w:szCs w:val="22"/>
        </w:rPr>
        <w:t xml:space="preserve">This section outlines the database model for eAPI Administration Portal, which is designed to manage System, documents, certificates and contacts. The database module ensures </w:t>
      </w:r>
      <w:r>
        <w:rPr>
          <w:i w:val="0"/>
          <w:iCs/>
          <w:color w:val="auto"/>
          <w:sz w:val="22"/>
          <w:szCs w:val="22"/>
        </w:rPr>
        <w:t>data integrity, performance and scalability.</w:t>
      </w:r>
    </w:p>
    <w:p w14:paraId="1450919C" w14:textId="77777777" w:rsidR="002534EC" w:rsidRDefault="002534EC" w:rsidP="002534EC">
      <w:pPr>
        <w:pStyle w:val="GuidanceText"/>
        <w:ind w:left="270"/>
        <w:rPr>
          <w:i w:val="0"/>
          <w:iCs/>
          <w:color w:val="auto"/>
          <w:sz w:val="22"/>
          <w:szCs w:val="22"/>
        </w:rPr>
      </w:pPr>
    </w:p>
    <w:p w14:paraId="71EED154" w14:textId="77777777" w:rsidR="002534EC" w:rsidRPr="00B372DD" w:rsidRDefault="002534EC" w:rsidP="002534EC">
      <w:pPr>
        <w:spacing w:before="100" w:beforeAutospacing="1" w:after="100" w:afterAutospacing="1"/>
        <w:ind w:firstLine="270"/>
        <w:rPr>
          <w:rFonts w:ascii="Times New Roman" w:hAnsi="Times New Roman"/>
          <w:sz w:val="22"/>
          <w:szCs w:val="22"/>
        </w:rPr>
      </w:pPr>
      <w:r w:rsidRPr="00B372DD">
        <w:rPr>
          <w:rFonts w:ascii="Times New Roman" w:hAnsi="Times New Roman"/>
          <w:sz w:val="22"/>
          <w:szCs w:val="22"/>
        </w:rPr>
        <w:t>The database must support the following requirements:</w:t>
      </w:r>
    </w:p>
    <w:p w14:paraId="71E1848A" w14:textId="77777777" w:rsidR="002534EC" w:rsidRPr="00B372DD" w:rsidRDefault="002534EC" w:rsidP="002534EC">
      <w:pPr>
        <w:numPr>
          <w:ilvl w:val="0"/>
          <w:numId w:val="21"/>
        </w:numPr>
        <w:spacing w:before="100" w:beforeAutospacing="1" w:after="100" w:afterAutospacing="1"/>
        <w:rPr>
          <w:rFonts w:ascii="Times New Roman" w:hAnsi="Times New Roman"/>
          <w:sz w:val="22"/>
          <w:szCs w:val="22"/>
        </w:rPr>
      </w:pPr>
      <w:r w:rsidRPr="00B372DD">
        <w:rPr>
          <w:rFonts w:ascii="Times New Roman" w:hAnsi="Times New Roman"/>
          <w:sz w:val="22"/>
          <w:szCs w:val="22"/>
        </w:rPr>
        <w:t xml:space="preserve">Store information about </w:t>
      </w:r>
      <w:r>
        <w:rPr>
          <w:rFonts w:ascii="Times New Roman" w:hAnsi="Times New Roman"/>
          <w:sz w:val="22"/>
          <w:szCs w:val="22"/>
        </w:rPr>
        <w:t>Systems</w:t>
      </w:r>
      <w:r w:rsidRPr="00B372DD">
        <w:rPr>
          <w:rFonts w:ascii="Times New Roman" w:hAnsi="Times New Roman"/>
          <w:sz w:val="22"/>
          <w:szCs w:val="22"/>
        </w:rPr>
        <w:t xml:space="preserve">, </w:t>
      </w:r>
      <w:r>
        <w:rPr>
          <w:rFonts w:ascii="Times New Roman" w:hAnsi="Times New Roman"/>
          <w:sz w:val="22"/>
          <w:szCs w:val="22"/>
        </w:rPr>
        <w:t>Documents</w:t>
      </w:r>
      <w:r w:rsidRPr="00B372DD">
        <w:rPr>
          <w:rFonts w:ascii="Times New Roman" w:hAnsi="Times New Roman"/>
          <w:sz w:val="22"/>
          <w:szCs w:val="22"/>
        </w:rPr>
        <w:t xml:space="preserve">, </w:t>
      </w:r>
      <w:r>
        <w:rPr>
          <w:rFonts w:ascii="Times New Roman" w:hAnsi="Times New Roman"/>
          <w:sz w:val="22"/>
          <w:szCs w:val="22"/>
        </w:rPr>
        <w:t>Certificates</w:t>
      </w:r>
      <w:r w:rsidRPr="00B372DD">
        <w:rPr>
          <w:rFonts w:ascii="Times New Roman" w:hAnsi="Times New Roman"/>
          <w:sz w:val="22"/>
          <w:szCs w:val="22"/>
        </w:rPr>
        <w:t xml:space="preserve">, and </w:t>
      </w:r>
      <w:r>
        <w:rPr>
          <w:rFonts w:ascii="Times New Roman" w:hAnsi="Times New Roman"/>
          <w:sz w:val="22"/>
          <w:szCs w:val="22"/>
        </w:rPr>
        <w:t>Contacts</w:t>
      </w:r>
      <w:r w:rsidRPr="00B372DD">
        <w:rPr>
          <w:rFonts w:ascii="Times New Roman" w:hAnsi="Times New Roman"/>
          <w:sz w:val="22"/>
          <w:szCs w:val="22"/>
        </w:rPr>
        <w:t>.</w:t>
      </w:r>
    </w:p>
    <w:p w14:paraId="73A69A3D" w14:textId="77777777" w:rsidR="002534EC" w:rsidRPr="00B372DD" w:rsidRDefault="002534EC" w:rsidP="002534EC">
      <w:pPr>
        <w:numPr>
          <w:ilvl w:val="0"/>
          <w:numId w:val="21"/>
        </w:numPr>
        <w:spacing w:before="100" w:beforeAutospacing="1" w:after="100" w:afterAutospacing="1"/>
        <w:rPr>
          <w:rFonts w:ascii="Times New Roman" w:hAnsi="Times New Roman"/>
          <w:sz w:val="22"/>
          <w:szCs w:val="22"/>
        </w:rPr>
      </w:pPr>
      <w:r w:rsidRPr="00B372DD">
        <w:rPr>
          <w:rFonts w:ascii="Times New Roman" w:hAnsi="Times New Roman"/>
          <w:sz w:val="22"/>
          <w:szCs w:val="22"/>
        </w:rPr>
        <w:t>Ensure data integrity and relationships between tables.</w:t>
      </w:r>
    </w:p>
    <w:p w14:paraId="59781CF4" w14:textId="77777777" w:rsidR="002534EC" w:rsidRPr="00B372DD" w:rsidRDefault="002534EC" w:rsidP="002534EC">
      <w:pPr>
        <w:numPr>
          <w:ilvl w:val="0"/>
          <w:numId w:val="21"/>
        </w:numPr>
        <w:spacing w:before="100" w:beforeAutospacing="1" w:after="100" w:afterAutospacing="1"/>
        <w:rPr>
          <w:rFonts w:ascii="Times New Roman" w:hAnsi="Times New Roman"/>
          <w:sz w:val="22"/>
          <w:szCs w:val="22"/>
        </w:rPr>
      </w:pPr>
      <w:r w:rsidRPr="00B372DD">
        <w:rPr>
          <w:rFonts w:ascii="Times New Roman" w:hAnsi="Times New Roman"/>
          <w:sz w:val="22"/>
          <w:szCs w:val="22"/>
        </w:rPr>
        <w:t>Support high volume transactions and fast query performance.</w:t>
      </w:r>
    </w:p>
    <w:p w14:paraId="6FFBB426" w14:textId="77777777" w:rsidR="002534EC" w:rsidRDefault="002534EC" w:rsidP="002534EC">
      <w:pPr>
        <w:numPr>
          <w:ilvl w:val="0"/>
          <w:numId w:val="21"/>
        </w:numPr>
        <w:spacing w:before="100" w:beforeAutospacing="1" w:after="100" w:afterAutospacing="1"/>
        <w:rPr>
          <w:rFonts w:ascii="Times New Roman" w:hAnsi="Times New Roman"/>
          <w:sz w:val="22"/>
          <w:szCs w:val="22"/>
        </w:rPr>
      </w:pPr>
      <w:r w:rsidRPr="00B372DD">
        <w:rPr>
          <w:rFonts w:ascii="Times New Roman" w:hAnsi="Times New Roman"/>
          <w:sz w:val="22"/>
          <w:szCs w:val="22"/>
        </w:rPr>
        <w:t>Provide data security and compliance with relevant standards.</w:t>
      </w:r>
    </w:p>
    <w:p w14:paraId="263B0B25" w14:textId="77777777" w:rsidR="002534EC" w:rsidRDefault="002534EC" w:rsidP="002534EC">
      <w:pPr>
        <w:spacing w:before="100" w:beforeAutospacing="1" w:after="100" w:afterAutospacing="1"/>
        <w:rPr>
          <w:rFonts w:ascii="Times New Roman" w:hAnsi="Times New Roman"/>
          <w:sz w:val="22"/>
          <w:szCs w:val="22"/>
        </w:rPr>
      </w:pPr>
    </w:p>
    <w:p w14:paraId="42274F4D" w14:textId="77777777" w:rsidR="002534EC" w:rsidRDefault="002534EC" w:rsidP="002534EC">
      <w:pPr>
        <w:spacing w:before="100" w:beforeAutospacing="1" w:after="100" w:afterAutospacing="1"/>
        <w:ind w:left="270"/>
        <w:rPr>
          <w:rFonts w:ascii="Times New Roman" w:hAnsi="Times New Roman"/>
          <w:sz w:val="22"/>
          <w:szCs w:val="22"/>
        </w:rPr>
      </w:pPr>
      <w:r>
        <w:rPr>
          <w:rFonts w:ascii="Times New Roman" w:hAnsi="Times New Roman"/>
          <w:sz w:val="22"/>
          <w:szCs w:val="22"/>
        </w:rPr>
        <w:t>The following UML diagram will provide the logical model of the eAPI database that includes entities, attributes and relationships.</w:t>
      </w:r>
      <w:commentRangeEnd w:id="55"/>
      <w:r w:rsidR="003E5792">
        <w:rPr>
          <w:rStyle w:val="CommentReference"/>
          <w:rFonts w:ascii="Times New Roman" w:hAnsi="Times New Roman"/>
        </w:rPr>
        <w:commentReference w:id="55"/>
      </w:r>
    </w:p>
    <w:p w14:paraId="655E3ED9" w14:textId="370E4AB2" w:rsidR="008E145F" w:rsidRDefault="0067040D" w:rsidP="002534EC">
      <w:pPr>
        <w:spacing w:before="100" w:beforeAutospacing="1" w:after="100" w:afterAutospacing="1"/>
        <w:ind w:left="270"/>
      </w:pPr>
      <w:commentRangeStart w:id="56"/>
      <w:commentRangeStart w:id="57"/>
      <w:commentRangeStart w:id="58"/>
      <w:r>
        <w:rPr>
          <w:noProof/>
        </w:rPr>
        <w:drawing>
          <wp:inline distT="0" distB="0" distL="0" distR="0" wp14:anchorId="3AA4FAFE" wp14:editId="6E91D813">
            <wp:extent cx="6387465" cy="3742055"/>
            <wp:effectExtent l="0" t="0" r="0" b="0"/>
            <wp:docPr id="996364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7465" cy="3742055"/>
                    </a:xfrm>
                    <a:prstGeom prst="rect">
                      <a:avLst/>
                    </a:prstGeom>
                    <a:noFill/>
                    <a:ln>
                      <a:noFill/>
                    </a:ln>
                  </pic:spPr>
                </pic:pic>
              </a:graphicData>
            </a:graphic>
          </wp:inline>
        </w:drawing>
      </w:r>
      <w:commentRangeEnd w:id="56"/>
      <w:commentRangeEnd w:id="57"/>
      <w:commentRangeEnd w:id="58"/>
      <w:r w:rsidR="003E5792">
        <w:rPr>
          <w:rStyle w:val="CommentReference"/>
          <w:rFonts w:ascii="Times New Roman" w:hAnsi="Times New Roman"/>
        </w:rPr>
        <w:commentReference w:id="58"/>
      </w:r>
      <w:r w:rsidR="003E5792">
        <w:rPr>
          <w:rStyle w:val="CommentReference"/>
          <w:rFonts w:ascii="Times New Roman" w:hAnsi="Times New Roman"/>
        </w:rPr>
        <w:commentReference w:id="57"/>
      </w:r>
      <w:r w:rsidR="003E5792">
        <w:rPr>
          <w:rStyle w:val="CommentReference"/>
          <w:rFonts w:ascii="Times New Roman" w:hAnsi="Times New Roman"/>
        </w:rPr>
        <w:commentReference w:id="56"/>
      </w:r>
    </w:p>
    <w:p w14:paraId="02E75806" w14:textId="77777777" w:rsidR="002534EC" w:rsidRDefault="002534EC" w:rsidP="00F322DE">
      <w:pPr>
        <w:pStyle w:val="GuidanceText"/>
        <w:ind w:left="270"/>
        <w:rPr>
          <w:sz w:val="20"/>
          <w:szCs w:val="20"/>
        </w:rPr>
      </w:pPr>
    </w:p>
    <w:p w14:paraId="7892D426" w14:textId="77777777" w:rsidR="00135006" w:rsidRDefault="00135006" w:rsidP="00135006">
      <w:pPr>
        <w:pStyle w:val="heading20"/>
      </w:pPr>
      <w:bookmarkStart w:id="59" w:name="_Toc169607910"/>
      <w:bookmarkStart w:id="60" w:name="_Toc455827871"/>
      <w:bookmarkStart w:id="61" w:name="_Toc506705231"/>
      <w:r>
        <w:lastRenderedPageBreak/>
        <w:t>Tables</w:t>
      </w:r>
      <w:bookmarkEnd w:id="59"/>
    </w:p>
    <w:p w14:paraId="28A0CA49" w14:textId="5BE1CF19" w:rsidR="0075174A" w:rsidRDefault="008B580F" w:rsidP="00135006">
      <w:pPr>
        <w:ind w:left="270"/>
      </w:pPr>
      <w:commentRangeStart w:id="62"/>
      <w:r>
        <w:rPr>
          <w:noProof/>
        </w:rPr>
        <w:drawing>
          <wp:inline distT="0" distB="0" distL="0" distR="0" wp14:anchorId="33E03E4A" wp14:editId="0109467D">
            <wp:extent cx="6391910" cy="4754880"/>
            <wp:effectExtent l="0" t="0" r="8890" b="7620"/>
            <wp:docPr id="1849617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1910" cy="4754880"/>
                    </a:xfrm>
                    <a:prstGeom prst="rect">
                      <a:avLst/>
                    </a:prstGeom>
                    <a:noFill/>
                    <a:ln>
                      <a:noFill/>
                    </a:ln>
                  </pic:spPr>
                </pic:pic>
              </a:graphicData>
            </a:graphic>
          </wp:inline>
        </w:drawing>
      </w:r>
      <w:commentRangeEnd w:id="62"/>
      <w:r w:rsidR="003E5792">
        <w:rPr>
          <w:rStyle w:val="CommentReference"/>
          <w:rFonts w:ascii="Times New Roman" w:hAnsi="Times New Roman"/>
        </w:rPr>
        <w:commentReference w:id="62"/>
      </w:r>
    </w:p>
    <w:p w14:paraId="31E1A2A9" w14:textId="77777777" w:rsidR="0075174A" w:rsidRDefault="0075174A" w:rsidP="00135006">
      <w:pPr>
        <w:ind w:left="270"/>
      </w:pPr>
    </w:p>
    <w:p w14:paraId="69DCFA96" w14:textId="317C4EE8" w:rsidR="00135006" w:rsidRPr="00135006" w:rsidRDefault="0075174A" w:rsidP="0075174A">
      <w:pPr>
        <w:spacing w:before="100" w:beforeAutospacing="1" w:after="100" w:afterAutospacing="1"/>
      </w:pPr>
      <w:r w:rsidRPr="00455B4E">
        <w:rPr>
          <w:rFonts w:ascii="Times New Roman" w:hAnsi="Times New Roman"/>
          <w:sz w:val="24"/>
          <w:szCs w:val="24"/>
        </w:rPr>
        <w:t xml:space="preserve">The </w:t>
      </w:r>
      <w:r>
        <w:rPr>
          <w:rFonts w:ascii="Times New Roman" w:hAnsi="Times New Roman"/>
          <w:sz w:val="24"/>
          <w:szCs w:val="24"/>
        </w:rPr>
        <w:t>above entity relationship diagram depicts the actual eAPI database tables and columns which is required for Administration Portal.</w:t>
      </w:r>
    </w:p>
    <w:p w14:paraId="5D863684" w14:textId="77777777" w:rsidR="005A5535" w:rsidRDefault="005A5535">
      <w:pPr>
        <w:pStyle w:val="heading20"/>
        <w:rPr>
          <w:rFonts w:cs="Arial"/>
        </w:rPr>
      </w:pPr>
      <w:bookmarkStart w:id="63" w:name="_Toc169607911"/>
      <w:r>
        <w:t>Triggers</w:t>
      </w:r>
      <w:bookmarkEnd w:id="63"/>
    </w:p>
    <w:p w14:paraId="54310F0F" w14:textId="7D354237" w:rsidR="00A53638" w:rsidRDefault="0037189D" w:rsidP="00587E25">
      <w:pPr>
        <w:ind w:left="720"/>
      </w:pPr>
      <w:r>
        <w:t>N/A</w:t>
      </w:r>
    </w:p>
    <w:p w14:paraId="791B904B" w14:textId="77777777" w:rsidR="005A5535" w:rsidRDefault="005A5535">
      <w:pPr>
        <w:pStyle w:val="heading20"/>
      </w:pPr>
      <w:bookmarkStart w:id="64" w:name="_Toc169607912"/>
      <w:r>
        <w:t>User Defined Functions</w:t>
      </w:r>
      <w:bookmarkEnd w:id="64"/>
    </w:p>
    <w:p w14:paraId="5BF8AC54" w14:textId="77777777" w:rsidR="005301FF" w:rsidRDefault="005301FF" w:rsidP="005301FF">
      <w:pPr>
        <w:ind w:left="720"/>
      </w:pPr>
      <w:r>
        <w:t>N/A</w:t>
      </w:r>
    </w:p>
    <w:p w14:paraId="1E28BDEF" w14:textId="77777777" w:rsidR="005301FF" w:rsidRDefault="005301FF" w:rsidP="005301FF">
      <w:pPr>
        <w:ind w:left="720"/>
      </w:pPr>
    </w:p>
    <w:p w14:paraId="535A05EC" w14:textId="77777777" w:rsidR="005301FF" w:rsidRDefault="005301FF" w:rsidP="005301FF">
      <w:pPr>
        <w:ind w:left="720"/>
      </w:pPr>
    </w:p>
    <w:p w14:paraId="0C53FE5C" w14:textId="77777777" w:rsidR="005301FF" w:rsidRDefault="005301FF" w:rsidP="005301FF">
      <w:pPr>
        <w:ind w:left="720"/>
      </w:pPr>
    </w:p>
    <w:p w14:paraId="56031DB7" w14:textId="77777777" w:rsidR="005301FF" w:rsidRDefault="005301FF" w:rsidP="005301FF">
      <w:pPr>
        <w:ind w:left="720"/>
      </w:pPr>
    </w:p>
    <w:p w14:paraId="0A9402AF" w14:textId="3E3D701F" w:rsidR="005301FF" w:rsidRPr="00F322DE" w:rsidRDefault="005301FF" w:rsidP="005301FF">
      <w:pPr>
        <w:ind w:left="720"/>
      </w:pPr>
      <w:r>
        <w:tab/>
      </w:r>
    </w:p>
    <w:p w14:paraId="02CC8795" w14:textId="77777777" w:rsidR="005A5535" w:rsidRDefault="005A5535">
      <w:pPr>
        <w:pStyle w:val="heading20"/>
      </w:pPr>
      <w:bookmarkStart w:id="65" w:name="_Toc169607913"/>
      <w:r>
        <w:lastRenderedPageBreak/>
        <w:t>Stored Procedures</w:t>
      </w:r>
      <w:bookmarkEnd w:id="60"/>
      <w:bookmarkEnd w:id="61"/>
      <w:bookmarkEnd w:id="65"/>
    </w:p>
    <w:p w14:paraId="40DBD2D5" w14:textId="77777777" w:rsidR="00FA2467" w:rsidRDefault="00FA2467" w:rsidP="00F322DE">
      <w:pPr>
        <w:pStyle w:val="GuidanceText"/>
        <w:ind w:left="270"/>
        <w:rPr>
          <w:sz w:val="20"/>
          <w:szCs w:val="20"/>
        </w:rPr>
      </w:pPr>
    </w:p>
    <w:p w14:paraId="7EFF03C6" w14:textId="23D9F49B" w:rsidR="00FA2467" w:rsidRDefault="00E07670" w:rsidP="00F322DE">
      <w:pPr>
        <w:pStyle w:val="GuidanceText"/>
        <w:ind w:left="270"/>
        <w:rPr>
          <w:sz w:val="20"/>
          <w:szCs w:val="20"/>
        </w:rPr>
      </w:pPr>
      <w:r>
        <w:rPr>
          <w:noProof/>
        </w:rPr>
        <w:object w:dxaOrig="17160" w:dyaOrig="8160" w14:anchorId="2FDFF3AE">
          <v:shape id="_x0000_i1026" type="#_x0000_t75" alt="" style="width:503.4pt;height:238.45pt;mso-width-percent:0;mso-height-percent:0;mso-width-percent:0;mso-height-percent:0" o:ole="">
            <v:imagedata r:id="rId30" o:title=""/>
          </v:shape>
          <o:OLEObject Type="Embed" ProgID="Visio.Drawing.15" ShapeID="_x0000_i1026" DrawAspect="Content" ObjectID="_1780379891" r:id="rId31"/>
        </w:object>
      </w:r>
    </w:p>
    <w:p w14:paraId="161FCADD" w14:textId="49497B52" w:rsidR="00135006" w:rsidRPr="00780DD3" w:rsidRDefault="00BB3F0D" w:rsidP="00135006">
      <w:pPr>
        <w:pStyle w:val="heading30"/>
        <w:tabs>
          <w:tab w:val="clear" w:pos="720"/>
          <w:tab w:val="num" w:pos="1440"/>
        </w:tabs>
        <w:ind w:left="1440"/>
        <w:rPr>
          <w:b w:val="0"/>
          <w:sz w:val="26"/>
          <w:szCs w:val="26"/>
        </w:rPr>
      </w:pPr>
      <w:r>
        <w:rPr>
          <w:b w:val="0"/>
          <w:sz w:val="26"/>
          <w:szCs w:val="26"/>
        </w:rPr>
        <w:t>Sp_GetSystems</w:t>
      </w:r>
    </w:p>
    <w:p w14:paraId="56F1FA3B" w14:textId="04E7C847" w:rsidR="00135006" w:rsidRDefault="00BB3F0D" w:rsidP="00135006">
      <w:pPr>
        <w:ind w:left="720"/>
      </w:pPr>
      <w:r>
        <w:t>This procedure retrieves all the 3</w:t>
      </w:r>
      <w:r w:rsidRPr="00BB3F0D">
        <w:rPr>
          <w:vertAlign w:val="superscript"/>
        </w:rPr>
        <w:t>rd</w:t>
      </w:r>
      <w:r>
        <w:t xml:space="preserve"> party systems details exists in the eAPI database.</w:t>
      </w:r>
    </w:p>
    <w:p w14:paraId="620E6E01" w14:textId="2D2C38DB" w:rsidR="00BB3F0D" w:rsidRPr="00780DD3" w:rsidRDefault="009672D7" w:rsidP="00BB3F0D">
      <w:pPr>
        <w:pStyle w:val="heading30"/>
        <w:tabs>
          <w:tab w:val="clear" w:pos="720"/>
          <w:tab w:val="num" w:pos="1440"/>
        </w:tabs>
        <w:ind w:left="1440"/>
        <w:rPr>
          <w:b w:val="0"/>
          <w:sz w:val="26"/>
          <w:szCs w:val="26"/>
        </w:rPr>
      </w:pPr>
      <w:r>
        <w:rPr>
          <w:b w:val="0"/>
          <w:sz w:val="26"/>
          <w:szCs w:val="26"/>
        </w:rPr>
        <w:t>Sp_GetSystem</w:t>
      </w:r>
    </w:p>
    <w:p w14:paraId="1FA51C34" w14:textId="2202A51A" w:rsidR="009672D7" w:rsidRDefault="00BB3F0D" w:rsidP="00BB3F0D">
      <w:pPr>
        <w:ind w:left="720"/>
      </w:pPr>
      <w:r>
        <w:t>This procedure retrieves the 3</w:t>
      </w:r>
      <w:r w:rsidRPr="00BB3F0D">
        <w:rPr>
          <w:vertAlign w:val="superscript"/>
        </w:rPr>
        <w:t>rd</w:t>
      </w:r>
      <w:r>
        <w:t xml:space="preserve"> party system for the given</w:t>
      </w:r>
      <w:r w:rsidR="009672D7">
        <w:t xml:space="preserve"> system id.</w:t>
      </w:r>
    </w:p>
    <w:p w14:paraId="1BB28FAD" w14:textId="0D5D1795" w:rsidR="009672D7" w:rsidRPr="00780DD3" w:rsidRDefault="009672D7" w:rsidP="009672D7">
      <w:pPr>
        <w:pStyle w:val="heading30"/>
        <w:tabs>
          <w:tab w:val="clear" w:pos="720"/>
          <w:tab w:val="num" w:pos="1440"/>
        </w:tabs>
        <w:ind w:left="1440"/>
        <w:rPr>
          <w:b w:val="0"/>
          <w:sz w:val="26"/>
          <w:szCs w:val="26"/>
        </w:rPr>
      </w:pPr>
      <w:r>
        <w:rPr>
          <w:b w:val="0"/>
          <w:sz w:val="26"/>
          <w:szCs w:val="26"/>
        </w:rPr>
        <w:t>Sp_System_Insert</w:t>
      </w:r>
    </w:p>
    <w:p w14:paraId="09B6A518" w14:textId="5BC40919" w:rsidR="009672D7" w:rsidRDefault="009672D7" w:rsidP="009672D7">
      <w:pPr>
        <w:ind w:left="720"/>
      </w:pPr>
      <w:r>
        <w:t xml:space="preserve">This procedure will insert the new system record to the System table. </w:t>
      </w:r>
      <w:bookmarkStart w:id="66" w:name="_Hlk169683484"/>
      <w:r>
        <w:t xml:space="preserve">This system </w:t>
      </w:r>
      <w:r w:rsidR="0064279B">
        <w:t xml:space="preserve">record </w:t>
      </w:r>
      <w:r w:rsidR="003D7822">
        <w:t xml:space="preserve">will </w:t>
      </w:r>
      <w:r w:rsidR="0064279B">
        <w:t>be</w:t>
      </w:r>
      <w:r>
        <w:t xml:space="preserve"> public to the 3</w:t>
      </w:r>
      <w:r w:rsidRPr="009672D7">
        <w:rPr>
          <w:vertAlign w:val="superscript"/>
        </w:rPr>
        <w:t>rd</w:t>
      </w:r>
      <w:r>
        <w:t xml:space="preserve"> party systems.</w:t>
      </w:r>
      <w:bookmarkEnd w:id="66"/>
      <w:r>
        <w:t xml:space="preserve">  The stored procedure records the current date and time as the </w:t>
      </w:r>
      <w:r w:rsidR="00D120F4">
        <w:t>created time and</w:t>
      </w:r>
      <w:r>
        <w:t xml:space="preserve"> records the user who </w:t>
      </w:r>
      <w:r w:rsidR="00D120F4">
        <w:t>created</w:t>
      </w:r>
      <w:r>
        <w:t xml:space="preserve"> that </w:t>
      </w:r>
      <w:r w:rsidR="000E0E9C">
        <w:t>system record</w:t>
      </w:r>
      <w:r w:rsidR="00D120F4">
        <w:t>.</w:t>
      </w:r>
    </w:p>
    <w:p w14:paraId="3EE83840" w14:textId="76C1A57E" w:rsidR="009672D7" w:rsidRPr="00780DD3" w:rsidRDefault="009672D7" w:rsidP="009672D7">
      <w:pPr>
        <w:pStyle w:val="heading30"/>
        <w:tabs>
          <w:tab w:val="clear" w:pos="720"/>
          <w:tab w:val="num" w:pos="1440"/>
        </w:tabs>
        <w:ind w:left="1440"/>
        <w:rPr>
          <w:b w:val="0"/>
          <w:sz w:val="26"/>
          <w:szCs w:val="26"/>
        </w:rPr>
      </w:pPr>
      <w:r>
        <w:rPr>
          <w:b w:val="0"/>
          <w:sz w:val="26"/>
          <w:szCs w:val="26"/>
        </w:rPr>
        <w:t>Sp_System_Update</w:t>
      </w:r>
    </w:p>
    <w:p w14:paraId="1418DEE8" w14:textId="05CA2B93" w:rsidR="009672D7" w:rsidRDefault="009672D7" w:rsidP="009672D7">
      <w:pPr>
        <w:ind w:left="720"/>
      </w:pPr>
      <w:r>
        <w:t>This procedure will update the existing system record to the System table. This system record will</w:t>
      </w:r>
      <w:r w:rsidR="0064279B">
        <w:t xml:space="preserve"> be</w:t>
      </w:r>
      <w:r>
        <w:t xml:space="preserve"> public to the 3</w:t>
      </w:r>
      <w:r w:rsidRPr="009672D7">
        <w:rPr>
          <w:vertAlign w:val="superscript"/>
        </w:rPr>
        <w:t>rd</w:t>
      </w:r>
      <w:r>
        <w:t xml:space="preserve"> party systems.  The stored procedure records the current date and time as the </w:t>
      </w:r>
      <w:r w:rsidR="00D120F4">
        <w:t xml:space="preserve">updated time </w:t>
      </w:r>
      <w:r>
        <w:t xml:space="preserve">and records the user who update that </w:t>
      </w:r>
      <w:r w:rsidR="000E0E9C">
        <w:t>system record</w:t>
      </w:r>
    </w:p>
    <w:p w14:paraId="21923BFF" w14:textId="4C2C69DC" w:rsidR="000E0E9C" w:rsidRPr="00780DD3" w:rsidRDefault="000E0E9C" w:rsidP="000E0E9C">
      <w:pPr>
        <w:pStyle w:val="heading30"/>
        <w:tabs>
          <w:tab w:val="clear" w:pos="720"/>
          <w:tab w:val="num" w:pos="1440"/>
        </w:tabs>
        <w:ind w:left="1440"/>
        <w:rPr>
          <w:b w:val="0"/>
          <w:sz w:val="26"/>
          <w:szCs w:val="26"/>
        </w:rPr>
      </w:pPr>
      <w:r>
        <w:rPr>
          <w:b w:val="0"/>
          <w:sz w:val="26"/>
          <w:szCs w:val="26"/>
        </w:rPr>
        <w:t>Sp_System_Delete</w:t>
      </w:r>
    </w:p>
    <w:p w14:paraId="50D5ABC5" w14:textId="363812D4" w:rsidR="009672D7" w:rsidRDefault="000E0E9C" w:rsidP="00BB3F0D">
      <w:pPr>
        <w:ind w:left="720"/>
      </w:pPr>
      <w:r>
        <w:t xml:space="preserve">This procedure will delete the existing system record from the System table. </w:t>
      </w:r>
    </w:p>
    <w:p w14:paraId="64CB9953" w14:textId="5EB2A339" w:rsidR="000E0E9C" w:rsidRPr="00780DD3" w:rsidRDefault="000E0E9C" w:rsidP="000E0E9C">
      <w:pPr>
        <w:pStyle w:val="heading30"/>
        <w:tabs>
          <w:tab w:val="clear" w:pos="720"/>
          <w:tab w:val="num" w:pos="1440"/>
        </w:tabs>
        <w:ind w:left="1440"/>
        <w:rPr>
          <w:b w:val="0"/>
          <w:sz w:val="26"/>
          <w:szCs w:val="26"/>
        </w:rPr>
      </w:pPr>
      <w:r>
        <w:rPr>
          <w:b w:val="0"/>
          <w:sz w:val="26"/>
          <w:szCs w:val="26"/>
        </w:rPr>
        <w:t>Sp_System_Suspend</w:t>
      </w:r>
    </w:p>
    <w:p w14:paraId="71C5DFE3" w14:textId="3A9B2F69" w:rsidR="000E0E9C" w:rsidRDefault="000E0E9C" w:rsidP="000E0E9C">
      <w:pPr>
        <w:ind w:left="720"/>
      </w:pPr>
      <w:r>
        <w:t xml:space="preserve">This procedure will update the existing system record status as “In-Active” in the System table. </w:t>
      </w:r>
    </w:p>
    <w:p w14:paraId="643B9A2E" w14:textId="7A07F9A3" w:rsidR="000E0E9C" w:rsidRPr="00780DD3" w:rsidRDefault="000E0E9C" w:rsidP="000E0E9C">
      <w:pPr>
        <w:pStyle w:val="heading30"/>
        <w:tabs>
          <w:tab w:val="clear" w:pos="720"/>
          <w:tab w:val="num" w:pos="1440"/>
        </w:tabs>
        <w:ind w:left="1440"/>
        <w:rPr>
          <w:b w:val="0"/>
          <w:sz w:val="26"/>
          <w:szCs w:val="26"/>
        </w:rPr>
      </w:pPr>
      <w:r>
        <w:rPr>
          <w:b w:val="0"/>
          <w:sz w:val="26"/>
          <w:szCs w:val="26"/>
        </w:rPr>
        <w:t>Sp_Document_Insert</w:t>
      </w:r>
    </w:p>
    <w:p w14:paraId="1C199C4D" w14:textId="4C0B7BE8" w:rsidR="00135006" w:rsidRDefault="000E0E9C" w:rsidP="00D120F4">
      <w:pPr>
        <w:ind w:left="720"/>
      </w:pPr>
      <w:r>
        <w:t xml:space="preserve">This procedure will insert the new document to the Document table. </w:t>
      </w:r>
      <w:r w:rsidR="00D120F4">
        <w:t>The stored procedure records the current date and time as the created time and records the user who created that document record.</w:t>
      </w:r>
    </w:p>
    <w:p w14:paraId="5C06B3C4" w14:textId="1CB35653" w:rsidR="00D120F4" w:rsidRPr="00780DD3" w:rsidRDefault="00D120F4" w:rsidP="00D120F4">
      <w:pPr>
        <w:pStyle w:val="heading30"/>
        <w:tabs>
          <w:tab w:val="clear" w:pos="720"/>
          <w:tab w:val="num" w:pos="1440"/>
        </w:tabs>
        <w:ind w:left="1440"/>
        <w:rPr>
          <w:b w:val="0"/>
          <w:sz w:val="26"/>
          <w:szCs w:val="26"/>
        </w:rPr>
      </w:pPr>
      <w:r>
        <w:rPr>
          <w:b w:val="0"/>
          <w:sz w:val="26"/>
          <w:szCs w:val="26"/>
        </w:rPr>
        <w:lastRenderedPageBreak/>
        <w:t>Sp_Document_Update</w:t>
      </w:r>
    </w:p>
    <w:p w14:paraId="082B5B52" w14:textId="4D770560" w:rsidR="00D120F4" w:rsidRDefault="00D120F4" w:rsidP="00D120F4">
      <w:pPr>
        <w:ind w:left="720"/>
      </w:pPr>
      <w:r>
        <w:t xml:space="preserve">This procedure will update the existing document to the Document table. The stored procedure records the current date and time as the updated time and records the user who </w:t>
      </w:r>
      <w:r w:rsidR="00B72E5B">
        <w:t>updated</w:t>
      </w:r>
      <w:r>
        <w:t xml:space="preserve"> that document record.</w:t>
      </w:r>
    </w:p>
    <w:p w14:paraId="28FFD20F" w14:textId="78F49A7F" w:rsidR="0046168D" w:rsidRPr="00780DD3" w:rsidRDefault="0046168D" w:rsidP="0046168D">
      <w:pPr>
        <w:pStyle w:val="heading30"/>
        <w:tabs>
          <w:tab w:val="clear" w:pos="720"/>
          <w:tab w:val="num" w:pos="1440"/>
        </w:tabs>
        <w:ind w:left="1440"/>
        <w:rPr>
          <w:b w:val="0"/>
          <w:sz w:val="26"/>
          <w:szCs w:val="26"/>
        </w:rPr>
      </w:pPr>
      <w:r>
        <w:rPr>
          <w:b w:val="0"/>
          <w:sz w:val="26"/>
          <w:szCs w:val="26"/>
        </w:rPr>
        <w:t>Sp_Document_Delete</w:t>
      </w:r>
    </w:p>
    <w:p w14:paraId="1AF2FC2E" w14:textId="3CE5C5A9" w:rsidR="005943B2" w:rsidRDefault="0046168D" w:rsidP="005943B2">
      <w:pPr>
        <w:ind w:left="720"/>
      </w:pPr>
      <w:r>
        <w:t xml:space="preserve">This procedure will delete the existing document record from the Document table. </w:t>
      </w:r>
    </w:p>
    <w:p w14:paraId="76C1327F" w14:textId="1C707C70" w:rsidR="005943B2" w:rsidRPr="00780DD3" w:rsidRDefault="00B72E5B" w:rsidP="00B72E5B">
      <w:pPr>
        <w:pStyle w:val="heading30"/>
        <w:numPr>
          <w:ilvl w:val="0"/>
          <w:numId w:val="0"/>
        </w:numPr>
        <w:ind w:firstLine="720"/>
        <w:rPr>
          <w:b w:val="0"/>
          <w:sz w:val="26"/>
          <w:szCs w:val="26"/>
        </w:rPr>
      </w:pPr>
      <w:r>
        <w:rPr>
          <w:b w:val="0"/>
          <w:sz w:val="26"/>
          <w:szCs w:val="26"/>
        </w:rPr>
        <w:t>5</w:t>
      </w:r>
      <w:commentRangeStart w:id="67"/>
      <w:r>
        <w:rPr>
          <w:b w:val="0"/>
          <w:sz w:val="26"/>
          <w:szCs w:val="26"/>
        </w:rPr>
        <w:t xml:space="preserve">.4.10 </w:t>
      </w:r>
      <w:r w:rsidR="005943B2">
        <w:rPr>
          <w:b w:val="0"/>
          <w:sz w:val="26"/>
          <w:szCs w:val="26"/>
        </w:rPr>
        <w:t>Sp_</w:t>
      </w:r>
      <w:r>
        <w:rPr>
          <w:b w:val="0"/>
          <w:sz w:val="26"/>
          <w:szCs w:val="26"/>
        </w:rPr>
        <w:t>Certificate</w:t>
      </w:r>
      <w:r w:rsidR="005943B2">
        <w:rPr>
          <w:b w:val="0"/>
          <w:sz w:val="26"/>
          <w:szCs w:val="26"/>
        </w:rPr>
        <w:t>_Insert</w:t>
      </w:r>
    </w:p>
    <w:p w14:paraId="6CBB1E68" w14:textId="0EB191D0" w:rsidR="005943B2" w:rsidRDefault="005943B2" w:rsidP="005943B2">
      <w:pPr>
        <w:ind w:left="720"/>
      </w:pPr>
      <w:r>
        <w:t xml:space="preserve">This procedure will insert the new </w:t>
      </w:r>
      <w:r w:rsidR="00B72E5B">
        <w:t>certificate</w:t>
      </w:r>
      <w:r>
        <w:t xml:space="preserve"> record to the </w:t>
      </w:r>
      <w:r w:rsidR="00B72E5B">
        <w:t>System Certificate</w:t>
      </w:r>
      <w:r>
        <w:t xml:space="preserve"> table</w:t>
      </w:r>
      <w:r w:rsidR="0064279B">
        <w:t xml:space="preserve">. </w:t>
      </w:r>
      <w:r>
        <w:t xml:space="preserve">The stored procedure records the current date and time as the created time and records the user who created that </w:t>
      </w:r>
      <w:r w:rsidR="00B72E5B">
        <w:t>certificate</w:t>
      </w:r>
      <w:r>
        <w:t xml:space="preserve"> record.</w:t>
      </w:r>
    </w:p>
    <w:p w14:paraId="4E146125" w14:textId="3A8B7D32" w:rsidR="00B72E5B" w:rsidRPr="00780DD3" w:rsidRDefault="00B72E5B" w:rsidP="00B72E5B">
      <w:pPr>
        <w:pStyle w:val="heading30"/>
        <w:numPr>
          <w:ilvl w:val="0"/>
          <w:numId w:val="0"/>
        </w:numPr>
        <w:ind w:firstLine="720"/>
        <w:rPr>
          <w:b w:val="0"/>
          <w:sz w:val="26"/>
          <w:szCs w:val="26"/>
        </w:rPr>
      </w:pPr>
      <w:r>
        <w:rPr>
          <w:b w:val="0"/>
          <w:sz w:val="26"/>
          <w:szCs w:val="26"/>
        </w:rPr>
        <w:t>5.4.11 Sp_Certificate_Update</w:t>
      </w:r>
    </w:p>
    <w:p w14:paraId="7EDF94F1" w14:textId="222179E6" w:rsidR="00B72E5B" w:rsidRDefault="00B72E5B" w:rsidP="00B72E5B">
      <w:pPr>
        <w:ind w:left="720"/>
      </w:pPr>
      <w:r>
        <w:t>This procedure will update the existing certificate record to the System Certificate table</w:t>
      </w:r>
      <w:r w:rsidR="0064279B">
        <w:t>.</w:t>
      </w:r>
      <w:r>
        <w:t xml:space="preserve"> The stored procedure records the current date and time as the updated time and records the user who updated that certificate record.</w:t>
      </w:r>
    </w:p>
    <w:p w14:paraId="1EB6360F" w14:textId="238CA233" w:rsidR="008C323B" w:rsidRPr="00780DD3" w:rsidRDefault="008C323B" w:rsidP="008C323B">
      <w:pPr>
        <w:pStyle w:val="heading30"/>
        <w:numPr>
          <w:ilvl w:val="0"/>
          <w:numId w:val="0"/>
        </w:numPr>
        <w:ind w:firstLine="720"/>
        <w:rPr>
          <w:b w:val="0"/>
          <w:sz w:val="26"/>
          <w:szCs w:val="26"/>
        </w:rPr>
      </w:pPr>
      <w:r>
        <w:rPr>
          <w:b w:val="0"/>
          <w:sz w:val="26"/>
          <w:szCs w:val="26"/>
        </w:rPr>
        <w:t>5.4.1</w:t>
      </w:r>
      <w:r w:rsidR="00A76E4F">
        <w:rPr>
          <w:b w:val="0"/>
          <w:sz w:val="26"/>
          <w:szCs w:val="26"/>
        </w:rPr>
        <w:t>2</w:t>
      </w:r>
      <w:r>
        <w:rPr>
          <w:b w:val="0"/>
          <w:sz w:val="26"/>
          <w:szCs w:val="26"/>
        </w:rPr>
        <w:t xml:space="preserve"> Sp_Certificate_Delete</w:t>
      </w:r>
    </w:p>
    <w:p w14:paraId="6896B4C3" w14:textId="16322E54" w:rsidR="008C323B" w:rsidRDefault="008C323B" w:rsidP="00B72E5B">
      <w:pPr>
        <w:ind w:left="720"/>
      </w:pPr>
      <w:r>
        <w:t>This procedure will delete the existing certificate record from the System Certificates table.</w:t>
      </w:r>
    </w:p>
    <w:p w14:paraId="705C9E1A" w14:textId="4C2293E8" w:rsidR="00A76E4F" w:rsidRPr="00780DD3" w:rsidRDefault="00A76E4F" w:rsidP="00A76E4F">
      <w:pPr>
        <w:pStyle w:val="heading30"/>
        <w:numPr>
          <w:ilvl w:val="0"/>
          <w:numId w:val="0"/>
        </w:numPr>
        <w:ind w:firstLine="720"/>
        <w:rPr>
          <w:b w:val="0"/>
          <w:sz w:val="26"/>
          <w:szCs w:val="26"/>
        </w:rPr>
      </w:pPr>
      <w:r>
        <w:rPr>
          <w:b w:val="0"/>
          <w:sz w:val="26"/>
          <w:szCs w:val="26"/>
        </w:rPr>
        <w:t>5.4.13 Sp_Contact_Insert</w:t>
      </w:r>
    </w:p>
    <w:p w14:paraId="2C2A2F8D" w14:textId="6BA99E16" w:rsidR="00A76E4F" w:rsidRDefault="00A76E4F" w:rsidP="00A76E4F">
      <w:pPr>
        <w:ind w:left="720"/>
      </w:pPr>
      <w:r>
        <w:t xml:space="preserve">This procedure will insert the new contact record to the System Contact table </w:t>
      </w:r>
      <w:proofErr w:type="gramStart"/>
      <w:r>
        <w:t>The</w:t>
      </w:r>
      <w:proofErr w:type="gramEnd"/>
      <w:r>
        <w:t xml:space="preserve"> stored procedure records the current date and time as the created time and records the user who created that contact record.</w:t>
      </w:r>
      <w:commentRangeEnd w:id="67"/>
      <w:r w:rsidR="003E5792">
        <w:rPr>
          <w:rStyle w:val="CommentReference"/>
          <w:rFonts w:ascii="Times New Roman" w:hAnsi="Times New Roman"/>
        </w:rPr>
        <w:commentReference w:id="67"/>
      </w:r>
    </w:p>
    <w:p w14:paraId="696F0179" w14:textId="7DDAE0C2" w:rsidR="00A76E4F" w:rsidRPr="00780DD3" w:rsidRDefault="00A76E4F" w:rsidP="00A76E4F">
      <w:pPr>
        <w:pStyle w:val="heading30"/>
        <w:numPr>
          <w:ilvl w:val="0"/>
          <w:numId w:val="0"/>
        </w:numPr>
        <w:ind w:firstLine="720"/>
        <w:rPr>
          <w:b w:val="0"/>
          <w:sz w:val="26"/>
          <w:szCs w:val="26"/>
        </w:rPr>
      </w:pPr>
      <w:r>
        <w:rPr>
          <w:b w:val="0"/>
          <w:sz w:val="26"/>
          <w:szCs w:val="26"/>
        </w:rPr>
        <w:t>5.4.14 Sp_Contact_Update</w:t>
      </w:r>
    </w:p>
    <w:p w14:paraId="127C1BF3" w14:textId="07661CEE" w:rsidR="00D120F4" w:rsidRDefault="00A76E4F" w:rsidP="00D120F4">
      <w:pPr>
        <w:ind w:left="720"/>
      </w:pPr>
      <w:r>
        <w:t>This procedure will update the existing contact record to the System Contact table The stored procedure records the current date and time as the updated time and records the user who updated that contact record.</w:t>
      </w:r>
    </w:p>
    <w:p w14:paraId="1EC577CE" w14:textId="5227E8DD" w:rsidR="001B0502" w:rsidRPr="00780DD3" w:rsidRDefault="001B0502" w:rsidP="001B0502">
      <w:pPr>
        <w:pStyle w:val="heading30"/>
        <w:numPr>
          <w:ilvl w:val="0"/>
          <w:numId w:val="0"/>
        </w:numPr>
        <w:ind w:firstLine="720"/>
        <w:rPr>
          <w:b w:val="0"/>
          <w:sz w:val="26"/>
          <w:szCs w:val="26"/>
        </w:rPr>
      </w:pPr>
      <w:r>
        <w:rPr>
          <w:b w:val="0"/>
          <w:sz w:val="26"/>
          <w:szCs w:val="26"/>
        </w:rPr>
        <w:t>5.4.15 Sp_CourtAuthorization_Insert</w:t>
      </w:r>
    </w:p>
    <w:p w14:paraId="1891CA3E" w14:textId="3976A68C" w:rsidR="001B0502" w:rsidRDefault="001B0502" w:rsidP="001B0502">
      <w:pPr>
        <w:ind w:left="720"/>
      </w:pPr>
      <w:r>
        <w:t>This procedure will insert the new authorization record to the CourtAuthorization table The stored procedure records the current date and time as the created time and records the user who created that authorization record.</w:t>
      </w:r>
    </w:p>
    <w:p w14:paraId="2C086D0A" w14:textId="00B116CF" w:rsidR="001B0502" w:rsidRPr="00780DD3" w:rsidRDefault="001B0502" w:rsidP="001B0502">
      <w:pPr>
        <w:pStyle w:val="heading30"/>
        <w:numPr>
          <w:ilvl w:val="0"/>
          <w:numId w:val="0"/>
        </w:numPr>
        <w:ind w:firstLine="720"/>
        <w:rPr>
          <w:b w:val="0"/>
          <w:sz w:val="26"/>
          <w:szCs w:val="26"/>
        </w:rPr>
      </w:pPr>
      <w:r>
        <w:rPr>
          <w:b w:val="0"/>
          <w:sz w:val="26"/>
          <w:szCs w:val="26"/>
        </w:rPr>
        <w:t>5.4.16 Sp_CourtAuthorization _Update</w:t>
      </w:r>
    </w:p>
    <w:p w14:paraId="5A4BDB2B" w14:textId="34794D11" w:rsidR="001B0502" w:rsidRDefault="001B0502" w:rsidP="001B0502">
      <w:pPr>
        <w:ind w:left="720"/>
      </w:pPr>
      <w:r>
        <w:t>This procedure will update the existing authorization record to the CourtAuthorization table The stored procedure records the current date and time as the updated time and records the user who updated that authorization record.</w:t>
      </w:r>
    </w:p>
    <w:p w14:paraId="420A1DDA" w14:textId="0E4F306C" w:rsidR="001B0502" w:rsidRPr="00780DD3" w:rsidRDefault="001B0502" w:rsidP="001B0502">
      <w:pPr>
        <w:pStyle w:val="heading30"/>
        <w:numPr>
          <w:ilvl w:val="0"/>
          <w:numId w:val="0"/>
        </w:numPr>
        <w:ind w:firstLine="720"/>
        <w:rPr>
          <w:b w:val="0"/>
          <w:sz w:val="26"/>
          <w:szCs w:val="26"/>
        </w:rPr>
      </w:pPr>
      <w:r>
        <w:rPr>
          <w:b w:val="0"/>
          <w:sz w:val="26"/>
          <w:szCs w:val="26"/>
        </w:rPr>
        <w:t>5.4.17 Sp_Method_Insert</w:t>
      </w:r>
    </w:p>
    <w:p w14:paraId="19281561" w14:textId="77777777" w:rsidR="001B0502" w:rsidRDefault="001B0502" w:rsidP="001B0502">
      <w:pPr>
        <w:ind w:left="720"/>
      </w:pPr>
      <w:r>
        <w:t>This procedure will insert the new method record to the Method table The stored procedure records the current date and time as the created time and records the user who created that method record.</w:t>
      </w:r>
    </w:p>
    <w:p w14:paraId="31C8F445" w14:textId="650D5085" w:rsidR="001B0502" w:rsidRPr="00780DD3" w:rsidRDefault="001B0502" w:rsidP="001B0502">
      <w:pPr>
        <w:pStyle w:val="heading30"/>
        <w:numPr>
          <w:ilvl w:val="0"/>
          <w:numId w:val="0"/>
        </w:numPr>
        <w:ind w:firstLine="720"/>
        <w:rPr>
          <w:b w:val="0"/>
          <w:sz w:val="26"/>
          <w:szCs w:val="26"/>
        </w:rPr>
      </w:pPr>
      <w:r>
        <w:rPr>
          <w:b w:val="0"/>
          <w:sz w:val="26"/>
          <w:szCs w:val="26"/>
        </w:rPr>
        <w:lastRenderedPageBreak/>
        <w:t>5.4.18 Sp_Method_Update</w:t>
      </w:r>
    </w:p>
    <w:p w14:paraId="054FC03B" w14:textId="77777777" w:rsidR="001B0502" w:rsidRDefault="001B0502" w:rsidP="001B0502">
      <w:pPr>
        <w:ind w:left="720"/>
      </w:pPr>
      <w:r>
        <w:t>This procedure will update the existing method record to the Method table The stored procedure records the current date and time as the updated time and records the user who updated that method record.</w:t>
      </w:r>
    </w:p>
    <w:p w14:paraId="7D59D173" w14:textId="0FE62A49" w:rsidR="001B0502" w:rsidRPr="00780DD3" w:rsidRDefault="001B0502" w:rsidP="001B0502">
      <w:pPr>
        <w:pStyle w:val="heading30"/>
        <w:numPr>
          <w:ilvl w:val="0"/>
          <w:numId w:val="0"/>
        </w:numPr>
        <w:ind w:firstLine="720"/>
        <w:rPr>
          <w:b w:val="0"/>
          <w:sz w:val="26"/>
          <w:szCs w:val="26"/>
        </w:rPr>
      </w:pPr>
      <w:r>
        <w:rPr>
          <w:b w:val="0"/>
          <w:sz w:val="26"/>
          <w:szCs w:val="26"/>
        </w:rPr>
        <w:t>5.4.19 Sp_</w:t>
      </w:r>
      <w:r w:rsidR="0008743A">
        <w:rPr>
          <w:b w:val="0"/>
          <w:sz w:val="26"/>
          <w:szCs w:val="26"/>
        </w:rPr>
        <w:t>EndPoint</w:t>
      </w:r>
      <w:r>
        <w:rPr>
          <w:b w:val="0"/>
          <w:sz w:val="26"/>
          <w:szCs w:val="26"/>
        </w:rPr>
        <w:t>_Insert</w:t>
      </w:r>
    </w:p>
    <w:p w14:paraId="79C534F7" w14:textId="2EAD317A" w:rsidR="001B0502" w:rsidRDefault="001B0502" w:rsidP="001B0502">
      <w:pPr>
        <w:ind w:left="720"/>
      </w:pPr>
      <w:r>
        <w:t xml:space="preserve">This procedure will insert the new </w:t>
      </w:r>
      <w:r w:rsidR="0008743A">
        <w:t>endpoint</w:t>
      </w:r>
      <w:r>
        <w:t xml:space="preserve"> record to the </w:t>
      </w:r>
      <w:r w:rsidR="0008743A">
        <w:t>Endpoint</w:t>
      </w:r>
      <w:r>
        <w:t xml:space="preserve"> table The stored procedure records the current date and time as the created time and records the user who created that </w:t>
      </w:r>
      <w:r w:rsidR="0008743A">
        <w:t>endpoint</w:t>
      </w:r>
      <w:r>
        <w:t xml:space="preserve"> record.</w:t>
      </w:r>
    </w:p>
    <w:p w14:paraId="1D8DEDC8" w14:textId="6421E557" w:rsidR="001B0502" w:rsidRPr="00780DD3" w:rsidRDefault="001B0502" w:rsidP="001B0502">
      <w:pPr>
        <w:pStyle w:val="heading30"/>
        <w:numPr>
          <w:ilvl w:val="0"/>
          <w:numId w:val="0"/>
        </w:numPr>
        <w:ind w:firstLine="720"/>
        <w:rPr>
          <w:b w:val="0"/>
          <w:sz w:val="26"/>
          <w:szCs w:val="26"/>
        </w:rPr>
      </w:pPr>
      <w:r>
        <w:rPr>
          <w:b w:val="0"/>
          <w:sz w:val="26"/>
          <w:szCs w:val="26"/>
        </w:rPr>
        <w:t>5.4.20 Sp_</w:t>
      </w:r>
      <w:r w:rsidR="0008743A">
        <w:rPr>
          <w:b w:val="0"/>
          <w:sz w:val="26"/>
          <w:szCs w:val="26"/>
        </w:rPr>
        <w:t>EndPoint</w:t>
      </w:r>
      <w:r>
        <w:rPr>
          <w:b w:val="0"/>
          <w:sz w:val="26"/>
          <w:szCs w:val="26"/>
        </w:rPr>
        <w:t>_Update</w:t>
      </w:r>
    </w:p>
    <w:p w14:paraId="68E7C37B" w14:textId="620C1CE8" w:rsidR="001B0502" w:rsidRDefault="001B0502" w:rsidP="001B0502">
      <w:pPr>
        <w:ind w:left="720"/>
      </w:pPr>
      <w:r>
        <w:t xml:space="preserve">This procedure will update the existing </w:t>
      </w:r>
      <w:r w:rsidR="0008743A">
        <w:t>endpoint</w:t>
      </w:r>
      <w:r>
        <w:t xml:space="preserve"> record to the </w:t>
      </w:r>
      <w:r w:rsidR="0008743A">
        <w:t>Endpoint</w:t>
      </w:r>
      <w:r>
        <w:t xml:space="preserve"> table The stored procedure records the current date and time as the updated time and records the user who updated that </w:t>
      </w:r>
      <w:r w:rsidR="0008743A">
        <w:t>endpoint</w:t>
      </w:r>
      <w:r>
        <w:t xml:space="preserve"> record.</w:t>
      </w:r>
    </w:p>
    <w:p w14:paraId="5904DFCC" w14:textId="607F47D1" w:rsidR="0008743A" w:rsidRPr="00780DD3" w:rsidRDefault="0008743A" w:rsidP="0008743A">
      <w:pPr>
        <w:pStyle w:val="heading30"/>
        <w:numPr>
          <w:ilvl w:val="0"/>
          <w:numId w:val="0"/>
        </w:numPr>
        <w:ind w:firstLine="720"/>
        <w:rPr>
          <w:b w:val="0"/>
          <w:sz w:val="26"/>
          <w:szCs w:val="26"/>
        </w:rPr>
      </w:pPr>
      <w:r>
        <w:rPr>
          <w:b w:val="0"/>
          <w:sz w:val="26"/>
          <w:szCs w:val="26"/>
        </w:rPr>
        <w:t>5.4.</w:t>
      </w:r>
      <w:r w:rsidR="00CE587D">
        <w:rPr>
          <w:b w:val="0"/>
          <w:sz w:val="26"/>
          <w:szCs w:val="26"/>
        </w:rPr>
        <w:t>21</w:t>
      </w:r>
      <w:r>
        <w:rPr>
          <w:b w:val="0"/>
          <w:sz w:val="26"/>
          <w:szCs w:val="26"/>
        </w:rPr>
        <w:t xml:space="preserve"> Sp_Court_Insert</w:t>
      </w:r>
    </w:p>
    <w:p w14:paraId="2B0A6E20" w14:textId="2512FE8A" w:rsidR="0008743A" w:rsidRDefault="0008743A" w:rsidP="0008743A">
      <w:pPr>
        <w:ind w:left="720"/>
      </w:pPr>
      <w:r>
        <w:t>This procedure will insert the new court record to the Court table The stored procedure records the current date and time as the created time and records the user who created that court record.</w:t>
      </w:r>
    </w:p>
    <w:p w14:paraId="4A2F935F" w14:textId="6EEB8111" w:rsidR="0008743A" w:rsidRPr="00780DD3" w:rsidRDefault="0008743A" w:rsidP="0008743A">
      <w:pPr>
        <w:pStyle w:val="heading30"/>
        <w:numPr>
          <w:ilvl w:val="0"/>
          <w:numId w:val="0"/>
        </w:numPr>
        <w:ind w:firstLine="720"/>
        <w:rPr>
          <w:b w:val="0"/>
          <w:sz w:val="26"/>
          <w:szCs w:val="26"/>
        </w:rPr>
      </w:pPr>
      <w:r>
        <w:rPr>
          <w:b w:val="0"/>
          <w:sz w:val="26"/>
          <w:szCs w:val="26"/>
        </w:rPr>
        <w:t>5.4.2</w:t>
      </w:r>
      <w:r w:rsidR="00CE587D">
        <w:rPr>
          <w:b w:val="0"/>
          <w:sz w:val="26"/>
          <w:szCs w:val="26"/>
        </w:rPr>
        <w:t>2</w:t>
      </w:r>
      <w:r>
        <w:rPr>
          <w:b w:val="0"/>
          <w:sz w:val="26"/>
          <w:szCs w:val="26"/>
        </w:rPr>
        <w:t xml:space="preserve"> Sp_Court_Update</w:t>
      </w:r>
    </w:p>
    <w:p w14:paraId="1E3583DF" w14:textId="635A4B5C" w:rsidR="0008743A" w:rsidRDefault="0008743A" w:rsidP="0008743A">
      <w:pPr>
        <w:ind w:left="720"/>
      </w:pPr>
      <w:r>
        <w:t>This procedure will update the existing court record to the Court table The stored procedure records the current date and time as the updated time and records the user who updated that court record.</w:t>
      </w:r>
    </w:p>
    <w:p w14:paraId="726F642F" w14:textId="037ADF5D" w:rsidR="008634BD" w:rsidRPr="00780DD3" w:rsidRDefault="008634BD" w:rsidP="008634BD">
      <w:pPr>
        <w:pStyle w:val="heading30"/>
        <w:numPr>
          <w:ilvl w:val="0"/>
          <w:numId w:val="0"/>
        </w:numPr>
        <w:ind w:firstLine="720"/>
        <w:rPr>
          <w:b w:val="0"/>
          <w:sz w:val="26"/>
          <w:szCs w:val="26"/>
        </w:rPr>
      </w:pPr>
      <w:r>
        <w:rPr>
          <w:b w:val="0"/>
          <w:sz w:val="26"/>
          <w:szCs w:val="26"/>
        </w:rPr>
        <w:t>5.4.22 Sp_GetCourts</w:t>
      </w:r>
    </w:p>
    <w:p w14:paraId="34E290E1" w14:textId="77207878" w:rsidR="008634BD" w:rsidRDefault="008634BD" w:rsidP="008634BD">
      <w:pPr>
        <w:ind w:left="720"/>
      </w:pPr>
      <w:r>
        <w:t xml:space="preserve">This procedure will retrieve all the Court records from the Court Table. </w:t>
      </w:r>
    </w:p>
    <w:p w14:paraId="7009753E" w14:textId="67A9FE0A" w:rsidR="008634BD" w:rsidRPr="00780DD3" w:rsidRDefault="008634BD" w:rsidP="008634BD">
      <w:pPr>
        <w:pStyle w:val="heading30"/>
        <w:numPr>
          <w:ilvl w:val="0"/>
          <w:numId w:val="0"/>
        </w:numPr>
        <w:ind w:firstLine="720"/>
        <w:rPr>
          <w:b w:val="0"/>
          <w:sz w:val="26"/>
          <w:szCs w:val="26"/>
        </w:rPr>
      </w:pPr>
      <w:r>
        <w:rPr>
          <w:b w:val="0"/>
          <w:sz w:val="26"/>
          <w:szCs w:val="26"/>
        </w:rPr>
        <w:t>5.4.2</w:t>
      </w:r>
      <w:r w:rsidR="000F4DE1">
        <w:rPr>
          <w:b w:val="0"/>
          <w:sz w:val="26"/>
          <w:szCs w:val="26"/>
        </w:rPr>
        <w:t>3</w:t>
      </w:r>
      <w:r>
        <w:rPr>
          <w:b w:val="0"/>
          <w:sz w:val="26"/>
          <w:szCs w:val="26"/>
        </w:rPr>
        <w:t xml:space="preserve"> Sp_AuditAction_Insert</w:t>
      </w:r>
    </w:p>
    <w:p w14:paraId="35E3C894" w14:textId="2340DC47" w:rsidR="008634BD" w:rsidRDefault="008634BD" w:rsidP="008634BD">
      <w:pPr>
        <w:ind w:left="720"/>
      </w:pPr>
      <w:r>
        <w:t xml:space="preserve">This procedure will </w:t>
      </w:r>
      <w:r w:rsidR="000F4DE1">
        <w:t>take</w:t>
      </w:r>
      <w:r>
        <w:t xml:space="preserve"> all information to create an audit record including the changed data. The changed </w:t>
      </w:r>
    </w:p>
    <w:p w14:paraId="7E92B5BF" w14:textId="4735BB13" w:rsidR="008634BD" w:rsidRDefault="000F4DE1" w:rsidP="008634BD">
      <w:pPr>
        <w:ind w:left="720"/>
      </w:pPr>
      <w:r>
        <w:t>Data is passed to create record in Audit Alteration table. It ensures the admin user with the display name given and then creates the audit action record.</w:t>
      </w:r>
    </w:p>
    <w:p w14:paraId="5B76C3EB" w14:textId="190894AF" w:rsidR="000F4DE1" w:rsidRPr="00780DD3" w:rsidRDefault="000F4DE1" w:rsidP="000F4DE1">
      <w:pPr>
        <w:pStyle w:val="heading30"/>
        <w:numPr>
          <w:ilvl w:val="0"/>
          <w:numId w:val="0"/>
        </w:numPr>
        <w:ind w:firstLine="720"/>
        <w:rPr>
          <w:b w:val="0"/>
          <w:sz w:val="26"/>
          <w:szCs w:val="26"/>
        </w:rPr>
      </w:pPr>
      <w:r>
        <w:rPr>
          <w:b w:val="0"/>
          <w:sz w:val="26"/>
          <w:szCs w:val="26"/>
        </w:rPr>
        <w:t>5.4.24 Sp_SerachAuditAction</w:t>
      </w:r>
    </w:p>
    <w:p w14:paraId="27FB56C9" w14:textId="33877062" w:rsidR="008634BD" w:rsidRDefault="000F4DE1" w:rsidP="0008743A">
      <w:pPr>
        <w:ind w:left="720"/>
      </w:pPr>
      <w:r>
        <w:t>This procedure returns the audited actions and their change data in two result sets. If system id is specified, it is to bring back all audited action.</w:t>
      </w:r>
    </w:p>
    <w:p w14:paraId="78AB5641" w14:textId="77777777" w:rsidR="00A76E4F" w:rsidRDefault="00A76E4F" w:rsidP="00D120F4">
      <w:pPr>
        <w:ind w:left="720"/>
      </w:pPr>
    </w:p>
    <w:p w14:paraId="1D8DFAE9" w14:textId="77777777" w:rsidR="00C91390" w:rsidRDefault="00C91390" w:rsidP="00C91390">
      <w:pPr>
        <w:pStyle w:val="heading20"/>
      </w:pPr>
      <w:bookmarkStart w:id="68" w:name="_Toc169607914"/>
      <w:bookmarkStart w:id="69" w:name="_Toc506705235"/>
      <w:r>
        <w:t>Dependencies</w:t>
      </w:r>
      <w:bookmarkEnd w:id="68"/>
    </w:p>
    <w:p w14:paraId="197E1FB2" w14:textId="00ADFC74" w:rsidR="00A53638" w:rsidRPr="009C5FDD" w:rsidRDefault="00E0672A" w:rsidP="00587E25">
      <w:pPr>
        <w:ind w:left="270"/>
      </w:pPr>
      <w:r>
        <w:t xml:space="preserve">The database relies on </w:t>
      </w:r>
      <w:commentRangeStart w:id="70"/>
      <w:r>
        <w:t>encryption</w:t>
      </w:r>
      <w:commentRangeEnd w:id="70"/>
      <w:r w:rsidR="003E5792">
        <w:rPr>
          <w:rStyle w:val="CommentReference"/>
          <w:rFonts w:ascii="Times New Roman" w:hAnsi="Times New Roman"/>
        </w:rPr>
        <w:commentReference w:id="70"/>
      </w:r>
      <w:r>
        <w:t xml:space="preserve"> at rest. Database-level encryption must be enabled on the SQL Server configuration of the database when the databases are created by database administrators.</w:t>
      </w:r>
    </w:p>
    <w:p w14:paraId="1692A23E" w14:textId="77777777" w:rsidR="00C91390" w:rsidRDefault="00C91390" w:rsidP="00C91390">
      <w:pPr>
        <w:pStyle w:val="heading20"/>
      </w:pPr>
      <w:bookmarkStart w:id="72" w:name="_Toc169607915"/>
      <w:r>
        <w:t>Assumptions and Limitations</w:t>
      </w:r>
      <w:bookmarkEnd w:id="72"/>
    </w:p>
    <w:p w14:paraId="11F74174" w14:textId="5CA9942B" w:rsidR="00587E25" w:rsidRPr="009C5FDD" w:rsidRDefault="00E0672A" w:rsidP="00587E25">
      <w:pPr>
        <w:ind w:left="270"/>
      </w:pPr>
      <w:r>
        <w:t>Currently, the database is expected to contain roughly a million records for 3</w:t>
      </w:r>
      <w:r w:rsidRPr="00E0672A">
        <w:rPr>
          <w:vertAlign w:val="superscript"/>
        </w:rPr>
        <w:t>rd</w:t>
      </w:r>
      <w:r>
        <w:t xml:space="preserve"> Party </w:t>
      </w:r>
      <w:r w:rsidR="00673DEC">
        <w:t>s</w:t>
      </w:r>
      <w:r>
        <w:t>ystem</w:t>
      </w:r>
      <w:r w:rsidR="0064279B">
        <w:t>s</w:t>
      </w:r>
      <w:r>
        <w:t>. As each of upload of a system and its associated documents, certificates and contacts is likely to create at least one audit record, the audit tables assumed to be at l</w:t>
      </w:r>
      <w:r w:rsidR="0064279B">
        <w:t>east</w:t>
      </w:r>
      <w:r>
        <w:t xml:space="preserve"> double size required for the application.</w:t>
      </w:r>
    </w:p>
    <w:p w14:paraId="5596C8DE" w14:textId="77777777" w:rsidR="00034D2C" w:rsidRPr="00B336CA" w:rsidRDefault="00034D2C" w:rsidP="00B336CA">
      <w:pPr>
        <w:pStyle w:val="heading20"/>
      </w:pPr>
      <w:bookmarkStart w:id="73" w:name="_Toc169607916"/>
      <w:r w:rsidRPr="00B336CA">
        <w:lastRenderedPageBreak/>
        <w:t>Scripts</w:t>
      </w:r>
      <w:bookmarkEnd w:id="73"/>
    </w:p>
    <w:p w14:paraId="14984A75" w14:textId="312A486C" w:rsidR="00A53638" w:rsidRDefault="00E0672A" w:rsidP="00587E25">
      <w:pPr>
        <w:ind w:left="270"/>
      </w:pPr>
      <w:r>
        <w:t>To create the database, there will be a eAPIAdminPortalDatabase.sql that will provide a script to create the necessary database structure for the system in AOC-hosted database. This script will include population of the domain data required for the application.</w:t>
      </w:r>
    </w:p>
    <w:p w14:paraId="4F01479E" w14:textId="77777777" w:rsidR="0022745D" w:rsidRDefault="0022745D" w:rsidP="00587E25">
      <w:pPr>
        <w:ind w:left="270"/>
      </w:pPr>
    </w:p>
    <w:p w14:paraId="0D6A89A5" w14:textId="15990957" w:rsidR="0022745D" w:rsidRDefault="0022745D" w:rsidP="0022745D">
      <w:pPr>
        <w:ind w:left="270"/>
      </w:pPr>
      <w:r>
        <w:t xml:space="preserve">A separate eAPIAdminPortalDatabase.sql will provide a script to update the database structure from the baseline database structure to the most current version of the database in an AOC-hosted database. The script will include population of updated domain data required for the application. </w:t>
      </w:r>
    </w:p>
    <w:p w14:paraId="6F861CD6" w14:textId="77777777" w:rsidR="0022745D" w:rsidRDefault="0022745D" w:rsidP="00587E25">
      <w:pPr>
        <w:ind w:left="270"/>
      </w:pPr>
    </w:p>
    <w:p w14:paraId="316D34E9" w14:textId="77777777" w:rsidR="00034D2C" w:rsidRPr="00B336CA" w:rsidRDefault="00034D2C" w:rsidP="00B336CA">
      <w:pPr>
        <w:pStyle w:val="heading20"/>
      </w:pPr>
      <w:bookmarkStart w:id="74" w:name="_Toc169607917"/>
      <w:r w:rsidRPr="00B336CA">
        <w:t>Domain Data</w:t>
      </w:r>
      <w:bookmarkEnd w:id="74"/>
    </w:p>
    <w:p w14:paraId="716C1E1D" w14:textId="77777777" w:rsidR="005277EE" w:rsidRDefault="005277EE" w:rsidP="005277EE">
      <w:pPr>
        <w:ind w:left="270"/>
      </w:pPr>
      <w:r>
        <w:t>The following tables will hold the domain data and serve as look up tables.</w:t>
      </w:r>
    </w:p>
    <w:p w14:paraId="5BCC3200" w14:textId="77777777" w:rsidR="005277EE" w:rsidRDefault="005277EE" w:rsidP="005277EE">
      <w:pPr>
        <w:ind w:left="270"/>
      </w:pPr>
    </w:p>
    <w:tbl>
      <w:tblPr>
        <w:tblW w:w="9198" w:type="dxa"/>
        <w:tblInd w:w="607" w:type="dxa"/>
        <w:tblLook w:val="04A0" w:firstRow="1" w:lastRow="0" w:firstColumn="1" w:lastColumn="0" w:noHBand="0" w:noVBand="1"/>
      </w:tblPr>
      <w:tblGrid>
        <w:gridCol w:w="1540"/>
        <w:gridCol w:w="2078"/>
        <w:gridCol w:w="5580"/>
      </w:tblGrid>
      <w:tr w:rsidR="005277EE" w14:paraId="018E44B7" w14:textId="7B140FBE" w:rsidTr="00C71CA4">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43A70064"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ID</w:t>
            </w:r>
          </w:p>
        </w:tc>
        <w:tc>
          <w:tcPr>
            <w:tcW w:w="2078" w:type="dxa"/>
            <w:tcBorders>
              <w:top w:val="single" w:sz="4" w:space="0" w:color="auto"/>
              <w:left w:val="nil"/>
              <w:bottom w:val="single" w:sz="4" w:space="0" w:color="auto"/>
              <w:right w:val="single" w:sz="4" w:space="0" w:color="auto"/>
            </w:tcBorders>
            <w:shd w:val="clear" w:color="auto" w:fill="FFFF00"/>
            <w:noWrap/>
            <w:vAlign w:val="bottom"/>
            <w:hideMark/>
          </w:tcPr>
          <w:p w14:paraId="78C6E6B9"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Look Up Tables</w:t>
            </w:r>
          </w:p>
        </w:tc>
        <w:tc>
          <w:tcPr>
            <w:tcW w:w="5580" w:type="dxa"/>
            <w:tcBorders>
              <w:top w:val="single" w:sz="4" w:space="0" w:color="auto"/>
              <w:left w:val="nil"/>
              <w:bottom w:val="single" w:sz="4" w:space="0" w:color="auto"/>
              <w:right w:val="single" w:sz="4" w:space="0" w:color="auto"/>
            </w:tcBorders>
            <w:shd w:val="clear" w:color="auto" w:fill="FFFF00"/>
          </w:tcPr>
          <w:p w14:paraId="4BACF1FF" w14:textId="77892CD8" w:rsidR="005277EE" w:rsidRDefault="005277EE">
            <w:pPr>
              <w:jc w:val="center"/>
              <w:rPr>
                <w:rFonts w:ascii="Calibri" w:hAnsi="Calibri" w:cs="Calibri"/>
                <w:color w:val="000000"/>
                <w:sz w:val="22"/>
                <w:szCs w:val="22"/>
              </w:rPr>
            </w:pPr>
            <w:r>
              <w:rPr>
                <w:rFonts w:ascii="Calibri" w:hAnsi="Calibri" w:cs="Calibri"/>
                <w:color w:val="000000"/>
                <w:sz w:val="22"/>
                <w:szCs w:val="22"/>
              </w:rPr>
              <w:t>Description</w:t>
            </w:r>
          </w:p>
        </w:tc>
      </w:tr>
      <w:tr w:rsidR="005277EE" w14:paraId="44D4D6B5" w14:textId="44CC94C9"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49EEDD8C"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1</w:t>
            </w:r>
          </w:p>
        </w:tc>
        <w:tc>
          <w:tcPr>
            <w:tcW w:w="2078" w:type="dxa"/>
            <w:tcBorders>
              <w:top w:val="nil"/>
              <w:left w:val="nil"/>
              <w:bottom w:val="single" w:sz="4" w:space="0" w:color="auto"/>
              <w:right w:val="single" w:sz="4" w:space="0" w:color="auto"/>
            </w:tcBorders>
            <w:noWrap/>
            <w:vAlign w:val="bottom"/>
            <w:hideMark/>
          </w:tcPr>
          <w:p w14:paraId="6BB61F1F" w14:textId="77777777" w:rsidR="005277EE" w:rsidRDefault="005277EE">
            <w:pPr>
              <w:rPr>
                <w:rFonts w:ascii="Calibri" w:hAnsi="Calibri" w:cs="Calibri"/>
                <w:color w:val="000000"/>
                <w:sz w:val="22"/>
                <w:szCs w:val="22"/>
              </w:rPr>
            </w:pPr>
            <w:r>
              <w:rPr>
                <w:rFonts w:ascii="Calibri" w:hAnsi="Calibri" w:cs="Calibri"/>
                <w:color w:val="000000"/>
                <w:sz w:val="22"/>
                <w:szCs w:val="22"/>
              </w:rPr>
              <w:t>System Status</w:t>
            </w:r>
          </w:p>
        </w:tc>
        <w:tc>
          <w:tcPr>
            <w:tcW w:w="5580" w:type="dxa"/>
            <w:tcBorders>
              <w:top w:val="nil"/>
              <w:left w:val="nil"/>
              <w:bottom w:val="single" w:sz="4" w:space="0" w:color="auto"/>
              <w:right w:val="single" w:sz="4" w:space="0" w:color="auto"/>
            </w:tcBorders>
          </w:tcPr>
          <w:p w14:paraId="7774B1FE" w14:textId="7517EF38" w:rsidR="005277EE" w:rsidRDefault="00BF7DF7">
            <w:pPr>
              <w:rPr>
                <w:rFonts w:ascii="Calibri" w:hAnsi="Calibri" w:cs="Calibri"/>
                <w:color w:val="000000"/>
                <w:sz w:val="22"/>
                <w:szCs w:val="22"/>
              </w:rPr>
            </w:pPr>
            <w:r>
              <w:rPr>
                <w:rFonts w:ascii="Calibri" w:hAnsi="Calibri" w:cs="Calibri"/>
                <w:color w:val="000000"/>
                <w:sz w:val="22"/>
                <w:szCs w:val="22"/>
              </w:rPr>
              <w:t>List of all System Status</w:t>
            </w:r>
          </w:p>
        </w:tc>
      </w:tr>
      <w:tr w:rsidR="005277EE" w14:paraId="00EE51A7" w14:textId="52DD4858"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343DADB4"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2</w:t>
            </w:r>
          </w:p>
        </w:tc>
        <w:tc>
          <w:tcPr>
            <w:tcW w:w="2078" w:type="dxa"/>
            <w:tcBorders>
              <w:top w:val="nil"/>
              <w:left w:val="nil"/>
              <w:bottom w:val="single" w:sz="4" w:space="0" w:color="auto"/>
              <w:right w:val="single" w:sz="4" w:space="0" w:color="auto"/>
            </w:tcBorders>
            <w:noWrap/>
            <w:vAlign w:val="bottom"/>
            <w:hideMark/>
          </w:tcPr>
          <w:p w14:paraId="3D3DA4F6" w14:textId="77777777" w:rsidR="005277EE" w:rsidRDefault="005277EE">
            <w:pPr>
              <w:rPr>
                <w:rFonts w:ascii="Calibri" w:hAnsi="Calibri" w:cs="Calibri"/>
                <w:color w:val="000000"/>
                <w:sz w:val="22"/>
                <w:szCs w:val="22"/>
              </w:rPr>
            </w:pPr>
            <w:r>
              <w:rPr>
                <w:rFonts w:ascii="Calibri" w:hAnsi="Calibri" w:cs="Calibri"/>
                <w:color w:val="000000"/>
                <w:sz w:val="22"/>
                <w:szCs w:val="22"/>
              </w:rPr>
              <w:t>Contact Type</w:t>
            </w:r>
          </w:p>
        </w:tc>
        <w:tc>
          <w:tcPr>
            <w:tcW w:w="5580" w:type="dxa"/>
            <w:tcBorders>
              <w:top w:val="nil"/>
              <w:left w:val="nil"/>
              <w:bottom w:val="single" w:sz="4" w:space="0" w:color="auto"/>
              <w:right w:val="single" w:sz="4" w:space="0" w:color="auto"/>
            </w:tcBorders>
          </w:tcPr>
          <w:p w14:paraId="0E2D478A" w14:textId="5577B9EF" w:rsidR="005277EE" w:rsidRDefault="003F6FD8">
            <w:pPr>
              <w:rPr>
                <w:rFonts w:ascii="Calibri" w:hAnsi="Calibri" w:cs="Calibri"/>
                <w:color w:val="000000"/>
                <w:sz w:val="22"/>
                <w:szCs w:val="22"/>
              </w:rPr>
            </w:pPr>
            <w:r>
              <w:rPr>
                <w:rFonts w:ascii="Calibri" w:hAnsi="Calibri" w:cs="Calibri"/>
                <w:color w:val="000000"/>
                <w:sz w:val="22"/>
                <w:szCs w:val="22"/>
              </w:rPr>
              <w:t>List of all Contact Types associated to System</w:t>
            </w:r>
          </w:p>
        </w:tc>
      </w:tr>
      <w:tr w:rsidR="005277EE" w14:paraId="19E8188A" w14:textId="7A1E3E5D"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51BF36CE"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3</w:t>
            </w:r>
          </w:p>
        </w:tc>
        <w:tc>
          <w:tcPr>
            <w:tcW w:w="2078" w:type="dxa"/>
            <w:tcBorders>
              <w:top w:val="nil"/>
              <w:left w:val="nil"/>
              <w:bottom w:val="single" w:sz="4" w:space="0" w:color="auto"/>
              <w:right w:val="single" w:sz="4" w:space="0" w:color="auto"/>
            </w:tcBorders>
            <w:noWrap/>
            <w:vAlign w:val="bottom"/>
            <w:hideMark/>
          </w:tcPr>
          <w:p w14:paraId="2FA64D16" w14:textId="77777777" w:rsidR="005277EE" w:rsidRDefault="005277EE">
            <w:pPr>
              <w:rPr>
                <w:rFonts w:ascii="Calibri" w:hAnsi="Calibri" w:cs="Calibri"/>
                <w:color w:val="000000"/>
                <w:sz w:val="22"/>
                <w:szCs w:val="22"/>
              </w:rPr>
            </w:pPr>
            <w:r>
              <w:rPr>
                <w:rFonts w:ascii="Calibri" w:hAnsi="Calibri" w:cs="Calibri"/>
                <w:color w:val="000000"/>
                <w:sz w:val="22"/>
                <w:szCs w:val="22"/>
              </w:rPr>
              <w:t>Document Type</w:t>
            </w:r>
          </w:p>
        </w:tc>
        <w:tc>
          <w:tcPr>
            <w:tcW w:w="5580" w:type="dxa"/>
            <w:tcBorders>
              <w:top w:val="nil"/>
              <w:left w:val="nil"/>
              <w:bottom w:val="single" w:sz="4" w:space="0" w:color="auto"/>
              <w:right w:val="single" w:sz="4" w:space="0" w:color="auto"/>
            </w:tcBorders>
          </w:tcPr>
          <w:p w14:paraId="754B6FB1" w14:textId="383E43F2" w:rsidR="005277EE" w:rsidRDefault="003F6FD8">
            <w:pPr>
              <w:rPr>
                <w:rFonts w:ascii="Calibri" w:hAnsi="Calibri" w:cs="Calibri"/>
                <w:color w:val="000000"/>
                <w:sz w:val="22"/>
                <w:szCs w:val="22"/>
              </w:rPr>
            </w:pPr>
            <w:r>
              <w:rPr>
                <w:rFonts w:ascii="Calibri" w:hAnsi="Calibri" w:cs="Calibri"/>
                <w:color w:val="000000"/>
                <w:sz w:val="22"/>
                <w:szCs w:val="22"/>
              </w:rPr>
              <w:t>List of all Document Types associated to System</w:t>
            </w:r>
          </w:p>
        </w:tc>
      </w:tr>
      <w:tr w:rsidR="005277EE" w14:paraId="0050ECCF" w14:textId="6A08C785"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78022DE9"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4</w:t>
            </w:r>
          </w:p>
        </w:tc>
        <w:tc>
          <w:tcPr>
            <w:tcW w:w="2078" w:type="dxa"/>
            <w:tcBorders>
              <w:top w:val="nil"/>
              <w:left w:val="nil"/>
              <w:bottom w:val="single" w:sz="4" w:space="0" w:color="auto"/>
              <w:right w:val="single" w:sz="4" w:space="0" w:color="auto"/>
            </w:tcBorders>
            <w:noWrap/>
            <w:vAlign w:val="bottom"/>
            <w:hideMark/>
          </w:tcPr>
          <w:p w14:paraId="06A8444D" w14:textId="77777777" w:rsidR="005277EE" w:rsidRDefault="005277EE">
            <w:pPr>
              <w:rPr>
                <w:rFonts w:ascii="Calibri" w:hAnsi="Calibri" w:cs="Calibri"/>
                <w:color w:val="000000"/>
                <w:sz w:val="22"/>
                <w:szCs w:val="22"/>
              </w:rPr>
            </w:pPr>
            <w:r>
              <w:rPr>
                <w:rFonts w:ascii="Calibri" w:hAnsi="Calibri" w:cs="Calibri"/>
                <w:color w:val="000000"/>
                <w:sz w:val="22"/>
                <w:szCs w:val="22"/>
              </w:rPr>
              <w:t>Field Type</w:t>
            </w:r>
          </w:p>
        </w:tc>
        <w:tc>
          <w:tcPr>
            <w:tcW w:w="5580" w:type="dxa"/>
            <w:tcBorders>
              <w:top w:val="nil"/>
              <w:left w:val="nil"/>
              <w:bottom w:val="single" w:sz="4" w:space="0" w:color="auto"/>
              <w:right w:val="single" w:sz="4" w:space="0" w:color="auto"/>
            </w:tcBorders>
          </w:tcPr>
          <w:p w14:paraId="6DDB1AA5" w14:textId="26E1A854" w:rsidR="005277EE" w:rsidRDefault="003F6FD8">
            <w:pPr>
              <w:rPr>
                <w:rFonts w:ascii="Calibri" w:hAnsi="Calibri" w:cs="Calibri"/>
                <w:color w:val="000000"/>
                <w:sz w:val="22"/>
                <w:szCs w:val="22"/>
              </w:rPr>
            </w:pPr>
            <w:r>
              <w:rPr>
                <w:rFonts w:ascii="Calibri" w:hAnsi="Calibri" w:cs="Calibri"/>
                <w:color w:val="000000"/>
                <w:sz w:val="22"/>
                <w:szCs w:val="22"/>
              </w:rPr>
              <w:t>List of all Field Types associated to Audited Alterations</w:t>
            </w:r>
          </w:p>
        </w:tc>
      </w:tr>
      <w:tr w:rsidR="005277EE" w14:paraId="2DB16CAA" w14:textId="099A2A46"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3B996278"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5</w:t>
            </w:r>
          </w:p>
        </w:tc>
        <w:tc>
          <w:tcPr>
            <w:tcW w:w="2078" w:type="dxa"/>
            <w:tcBorders>
              <w:top w:val="nil"/>
              <w:left w:val="nil"/>
              <w:bottom w:val="single" w:sz="4" w:space="0" w:color="auto"/>
              <w:right w:val="single" w:sz="4" w:space="0" w:color="auto"/>
            </w:tcBorders>
            <w:noWrap/>
            <w:vAlign w:val="bottom"/>
            <w:hideMark/>
          </w:tcPr>
          <w:p w14:paraId="066361F3" w14:textId="77777777" w:rsidR="005277EE" w:rsidRDefault="005277EE">
            <w:pPr>
              <w:rPr>
                <w:rFonts w:ascii="Calibri" w:hAnsi="Calibri" w:cs="Calibri"/>
                <w:color w:val="000000"/>
                <w:sz w:val="22"/>
                <w:szCs w:val="22"/>
              </w:rPr>
            </w:pPr>
            <w:r>
              <w:rPr>
                <w:rFonts w:ascii="Calibri" w:hAnsi="Calibri" w:cs="Calibri"/>
                <w:color w:val="000000"/>
                <w:sz w:val="22"/>
                <w:szCs w:val="22"/>
              </w:rPr>
              <w:t>Record Type</w:t>
            </w:r>
          </w:p>
        </w:tc>
        <w:tc>
          <w:tcPr>
            <w:tcW w:w="5580" w:type="dxa"/>
            <w:tcBorders>
              <w:top w:val="nil"/>
              <w:left w:val="nil"/>
              <w:bottom w:val="single" w:sz="4" w:space="0" w:color="auto"/>
              <w:right w:val="single" w:sz="4" w:space="0" w:color="auto"/>
            </w:tcBorders>
          </w:tcPr>
          <w:p w14:paraId="7A547C7E" w14:textId="69AC49C9" w:rsidR="005277EE" w:rsidRDefault="003F6FD8">
            <w:pPr>
              <w:rPr>
                <w:rFonts w:ascii="Calibri" w:hAnsi="Calibri" w:cs="Calibri"/>
                <w:color w:val="000000"/>
                <w:sz w:val="22"/>
                <w:szCs w:val="22"/>
              </w:rPr>
            </w:pPr>
            <w:r>
              <w:rPr>
                <w:rFonts w:ascii="Calibri" w:hAnsi="Calibri" w:cs="Calibri"/>
                <w:color w:val="000000"/>
                <w:sz w:val="22"/>
                <w:szCs w:val="22"/>
              </w:rPr>
              <w:t>List of all Record</w:t>
            </w:r>
            <w:r w:rsidR="009D27C2">
              <w:rPr>
                <w:rFonts w:ascii="Calibri" w:hAnsi="Calibri" w:cs="Calibri"/>
                <w:color w:val="000000"/>
                <w:sz w:val="22"/>
                <w:szCs w:val="22"/>
              </w:rPr>
              <w:t xml:space="preserve"> </w:t>
            </w:r>
            <w:r>
              <w:rPr>
                <w:rFonts w:ascii="Calibri" w:hAnsi="Calibri" w:cs="Calibri"/>
                <w:color w:val="000000"/>
                <w:sz w:val="22"/>
                <w:szCs w:val="22"/>
              </w:rPr>
              <w:t>Types associated to Audited Alterations</w:t>
            </w:r>
          </w:p>
        </w:tc>
      </w:tr>
      <w:tr w:rsidR="005277EE" w14:paraId="36DCA9D5" w14:textId="1638EF67" w:rsidTr="00C71CA4">
        <w:trPr>
          <w:trHeight w:val="300"/>
        </w:trPr>
        <w:tc>
          <w:tcPr>
            <w:tcW w:w="1540" w:type="dxa"/>
            <w:tcBorders>
              <w:top w:val="nil"/>
              <w:left w:val="single" w:sz="4" w:space="0" w:color="auto"/>
              <w:bottom w:val="single" w:sz="4" w:space="0" w:color="auto"/>
              <w:right w:val="single" w:sz="4" w:space="0" w:color="auto"/>
            </w:tcBorders>
            <w:noWrap/>
            <w:vAlign w:val="bottom"/>
            <w:hideMark/>
          </w:tcPr>
          <w:p w14:paraId="0AA270E1" w14:textId="77777777" w:rsidR="005277EE" w:rsidRDefault="005277EE">
            <w:pPr>
              <w:jc w:val="center"/>
              <w:rPr>
                <w:rFonts w:ascii="Calibri" w:hAnsi="Calibri" w:cs="Calibri"/>
                <w:color w:val="000000"/>
                <w:sz w:val="22"/>
                <w:szCs w:val="22"/>
              </w:rPr>
            </w:pPr>
            <w:r>
              <w:rPr>
                <w:rFonts w:ascii="Calibri" w:hAnsi="Calibri" w:cs="Calibri"/>
                <w:color w:val="000000"/>
                <w:sz w:val="22"/>
                <w:szCs w:val="22"/>
              </w:rPr>
              <w:t>6</w:t>
            </w:r>
          </w:p>
        </w:tc>
        <w:tc>
          <w:tcPr>
            <w:tcW w:w="2078" w:type="dxa"/>
            <w:tcBorders>
              <w:top w:val="nil"/>
              <w:left w:val="nil"/>
              <w:bottom w:val="single" w:sz="4" w:space="0" w:color="auto"/>
              <w:right w:val="single" w:sz="4" w:space="0" w:color="auto"/>
            </w:tcBorders>
            <w:noWrap/>
            <w:vAlign w:val="bottom"/>
            <w:hideMark/>
          </w:tcPr>
          <w:p w14:paraId="14D12748" w14:textId="77777777" w:rsidR="005277EE" w:rsidRDefault="005277EE">
            <w:pPr>
              <w:rPr>
                <w:rFonts w:ascii="Calibri" w:hAnsi="Calibri" w:cs="Calibri"/>
                <w:color w:val="000000"/>
                <w:sz w:val="22"/>
                <w:szCs w:val="22"/>
              </w:rPr>
            </w:pPr>
            <w:r>
              <w:rPr>
                <w:rFonts w:ascii="Calibri" w:hAnsi="Calibri" w:cs="Calibri"/>
                <w:color w:val="000000"/>
                <w:sz w:val="22"/>
                <w:szCs w:val="22"/>
              </w:rPr>
              <w:t>Audit Action Type</w:t>
            </w:r>
          </w:p>
        </w:tc>
        <w:tc>
          <w:tcPr>
            <w:tcW w:w="5580" w:type="dxa"/>
            <w:tcBorders>
              <w:top w:val="nil"/>
              <w:left w:val="nil"/>
              <w:bottom w:val="single" w:sz="4" w:space="0" w:color="auto"/>
              <w:right w:val="single" w:sz="4" w:space="0" w:color="auto"/>
            </w:tcBorders>
          </w:tcPr>
          <w:p w14:paraId="2144FF30" w14:textId="01423714" w:rsidR="005277EE" w:rsidRDefault="005277EE">
            <w:pPr>
              <w:rPr>
                <w:rFonts w:ascii="Calibri" w:hAnsi="Calibri" w:cs="Calibri"/>
                <w:color w:val="000000"/>
                <w:sz w:val="22"/>
                <w:szCs w:val="22"/>
              </w:rPr>
            </w:pPr>
            <w:r>
              <w:rPr>
                <w:rFonts w:ascii="Calibri" w:hAnsi="Calibri" w:cs="Calibri"/>
                <w:color w:val="000000"/>
                <w:sz w:val="22"/>
                <w:szCs w:val="22"/>
              </w:rPr>
              <w:t>List of all actions that can be taken in the system</w:t>
            </w:r>
          </w:p>
        </w:tc>
      </w:tr>
    </w:tbl>
    <w:p w14:paraId="3E46F68E" w14:textId="734FDF24" w:rsidR="005277EE" w:rsidRPr="00C91390" w:rsidRDefault="005277EE" w:rsidP="00587E25">
      <w:pPr>
        <w:ind w:left="270"/>
      </w:pPr>
    </w:p>
    <w:p w14:paraId="2C1C31F3" w14:textId="77777777" w:rsidR="005A5535" w:rsidRPr="0091321C" w:rsidRDefault="005A5535" w:rsidP="5E3BA5BC">
      <w:pPr>
        <w:pStyle w:val="Heading1"/>
        <w:tabs>
          <w:tab w:val="num" w:pos="360"/>
        </w:tabs>
        <w:rPr>
          <w:rFonts w:ascii="Arial" w:hAnsi="Arial" w:cs="Arial"/>
          <w:kern w:val="32"/>
          <w:sz w:val="32"/>
          <w:szCs w:val="32"/>
        </w:rPr>
      </w:pPr>
      <w:bookmarkStart w:id="75" w:name="_Toc100646075"/>
      <w:bookmarkStart w:id="76" w:name="_Toc506705239"/>
      <w:bookmarkStart w:id="77" w:name="_Toc169607918"/>
      <w:bookmarkEnd w:id="69"/>
      <w:bookmarkEnd w:id="75"/>
      <w:r w:rsidRPr="5E3BA5BC">
        <w:rPr>
          <w:rFonts w:ascii="Arial" w:hAnsi="Arial" w:cs="Arial"/>
          <w:kern w:val="32"/>
          <w:sz w:val="32"/>
          <w:szCs w:val="32"/>
        </w:rPr>
        <w:t>Special Considerations</w:t>
      </w:r>
      <w:bookmarkEnd w:id="76"/>
      <w:bookmarkEnd w:id="77"/>
    </w:p>
    <w:p w14:paraId="4AA11D20" w14:textId="0DC4C341" w:rsidR="005A5535" w:rsidRDefault="0041660C">
      <w:pPr>
        <w:pStyle w:val="heading20"/>
      </w:pPr>
      <w:bookmarkStart w:id="78" w:name="_Toc506705240"/>
      <w:bookmarkStart w:id="79" w:name="_Toc169607919"/>
      <w:r>
        <w:t xml:space="preserve">      </w:t>
      </w:r>
      <w:r w:rsidR="005A5535">
        <w:t>Volume Considerations</w:t>
      </w:r>
      <w:bookmarkEnd w:id="78"/>
      <w:bookmarkEnd w:id="79"/>
    </w:p>
    <w:p w14:paraId="3F32F1BF" w14:textId="24D8E1B9" w:rsidR="7D9A8124" w:rsidRDefault="7D9A8124" w:rsidP="5E3BA5BC">
      <w:pPr>
        <w:ind w:left="270"/>
        <w:rPr>
          <w:rFonts w:eastAsia="Arial" w:cs="Arial"/>
        </w:rPr>
      </w:pPr>
      <w:r w:rsidRPr="5E3BA5BC">
        <w:rPr>
          <w:rFonts w:eastAsia="Arial" w:cs="Arial"/>
        </w:rPr>
        <w:t>The system must be designed to scale for a higher load on uploading cases via the AOC-Admin Portal.</w:t>
      </w:r>
    </w:p>
    <w:p w14:paraId="0F7D1429" w14:textId="77777777" w:rsidR="005A5535" w:rsidRDefault="005A5535">
      <w:pPr>
        <w:pStyle w:val="heading20"/>
      </w:pPr>
      <w:bookmarkStart w:id="80" w:name="_Toc169607920"/>
      <w:bookmarkStart w:id="81" w:name="_Toc506705241"/>
      <w:r>
        <w:t>Testing Considerations</w:t>
      </w:r>
      <w:bookmarkEnd w:id="80"/>
    </w:p>
    <w:p w14:paraId="160E4C59" w14:textId="4F0613F6" w:rsidR="002F10E7" w:rsidRPr="002F10E7" w:rsidRDefault="20F7B6A2" w:rsidP="5E3BA5BC">
      <w:pPr>
        <w:spacing w:line="259" w:lineRule="auto"/>
        <w:ind w:left="270"/>
        <w:rPr>
          <w:rFonts w:eastAsia="Arial" w:cs="Arial"/>
        </w:rPr>
      </w:pPr>
      <w:r w:rsidRPr="5E3BA5BC">
        <w:rPr>
          <w:rFonts w:eastAsia="Arial" w:cs="Arial"/>
        </w:rPr>
        <w:t xml:space="preserve">Testing will need to consider both directly testing the appropriate service calls and testing the admin portal to ensure data validity. The integration with the on-premises Active Directory means that testers may need test accounts configured to “act as” ADMIN for proper testing using browsers in private browsing modes. </w:t>
      </w:r>
      <w:r w:rsidR="1E98C550" w:rsidRPr="5E3BA5BC">
        <w:rPr>
          <w:rFonts w:eastAsia="Arial" w:cs="Arial"/>
        </w:rPr>
        <w:t>All the related data</w:t>
      </w:r>
      <w:r w:rsidRPr="5E3BA5BC">
        <w:rPr>
          <w:rFonts w:eastAsia="Arial" w:cs="Arial"/>
        </w:rPr>
        <w:t xml:space="preserve"> in configurations entries will need to be configured to match the QA team’s </w:t>
      </w:r>
      <w:r w:rsidR="382FFEA2" w:rsidRPr="5E3BA5BC">
        <w:rPr>
          <w:rFonts w:eastAsia="Arial" w:cs="Arial"/>
        </w:rPr>
        <w:t>needs. For</w:t>
      </w:r>
      <w:r w:rsidR="7F278B4B" w:rsidRPr="5E3BA5BC">
        <w:rPr>
          <w:rFonts w:eastAsia="Arial" w:cs="Arial"/>
        </w:rPr>
        <w:t xml:space="preserve"> data integrity testing the testers will need DB access.</w:t>
      </w:r>
    </w:p>
    <w:p w14:paraId="2838EE7D" w14:textId="67B31BC0" w:rsidR="002F10E7" w:rsidRPr="002F10E7" w:rsidRDefault="002F10E7" w:rsidP="5E3BA5BC">
      <w:pPr>
        <w:ind w:left="270"/>
      </w:pPr>
    </w:p>
    <w:p w14:paraId="2B2205A2" w14:textId="77777777" w:rsidR="005A5535" w:rsidRDefault="005A5535">
      <w:pPr>
        <w:pStyle w:val="heading20"/>
      </w:pPr>
      <w:bookmarkStart w:id="82" w:name="_Toc169607921"/>
      <w:r>
        <w:t>Production Support Considerations</w:t>
      </w:r>
      <w:bookmarkEnd w:id="82"/>
    </w:p>
    <w:p w14:paraId="07A263DD" w14:textId="5DD5BA46" w:rsidR="43BD8B0A" w:rsidRDefault="43BD8B0A" w:rsidP="003D6DE2">
      <w:pPr>
        <w:ind w:firstLine="270"/>
        <w:rPr>
          <w:rFonts w:eastAsia="Arial" w:cs="Arial"/>
        </w:rPr>
      </w:pPr>
      <w:r w:rsidRPr="5E3BA5BC">
        <w:rPr>
          <w:rFonts w:eastAsia="Arial" w:cs="Arial"/>
        </w:rPr>
        <w:t>There are no production support considerations.</w:t>
      </w:r>
    </w:p>
    <w:p w14:paraId="1505F4A5" w14:textId="77777777" w:rsidR="005A5535" w:rsidRDefault="002D6DE9">
      <w:pPr>
        <w:pStyle w:val="heading20"/>
      </w:pPr>
      <w:bookmarkStart w:id="83" w:name="_Toc79155000"/>
      <w:bookmarkStart w:id="84" w:name="_Toc169607922"/>
      <w:bookmarkEnd w:id="81"/>
      <w:r>
        <w:t>Performance &amp; Response Time</w:t>
      </w:r>
      <w:bookmarkEnd w:id="83"/>
      <w:bookmarkEnd w:id="84"/>
    </w:p>
    <w:p w14:paraId="6B468F14" w14:textId="4663DBF5" w:rsidR="393E326C" w:rsidRDefault="393E326C" w:rsidP="003D6DE2">
      <w:pPr>
        <w:ind w:left="270"/>
        <w:rPr>
          <w:rFonts w:eastAsia="Arial" w:cs="Arial"/>
        </w:rPr>
      </w:pPr>
      <w:r w:rsidRPr="5E3BA5BC">
        <w:rPr>
          <w:rFonts w:eastAsia="Arial" w:cs="Arial"/>
        </w:rPr>
        <w:t xml:space="preserve">All Admin </w:t>
      </w:r>
      <w:r w:rsidR="54480B86" w:rsidRPr="5E3BA5BC">
        <w:rPr>
          <w:rFonts w:eastAsia="Arial" w:cs="Arial"/>
        </w:rPr>
        <w:t>portal process</w:t>
      </w:r>
      <w:r w:rsidR="4FCF2422" w:rsidRPr="5E3BA5BC">
        <w:rPr>
          <w:rFonts w:eastAsia="Arial" w:cs="Arial"/>
        </w:rPr>
        <w:t>es</w:t>
      </w:r>
      <w:r w:rsidR="54480B86" w:rsidRPr="5E3BA5BC">
        <w:rPr>
          <w:rFonts w:eastAsia="Arial" w:cs="Arial"/>
        </w:rPr>
        <w:t xml:space="preserve"> </w:t>
      </w:r>
      <w:r w:rsidR="5423A97A" w:rsidRPr="5E3BA5BC">
        <w:rPr>
          <w:rFonts w:eastAsia="Arial" w:cs="Arial"/>
        </w:rPr>
        <w:t xml:space="preserve">are </w:t>
      </w:r>
      <w:r w:rsidR="54480B86" w:rsidRPr="5E3BA5BC">
        <w:rPr>
          <w:rFonts w:eastAsia="Arial" w:cs="Arial"/>
        </w:rPr>
        <w:t xml:space="preserve">being designed to meet the 10 second response time standard by showing an intermediate status screen that is immediately shown to the user. That status screen will update the user on the progress of the upload. Once the task is done processing, the user will be met with a final summary screen as summarized in the functional specification. </w:t>
      </w:r>
    </w:p>
    <w:p w14:paraId="4D819897" w14:textId="6CF5EC47" w:rsidR="54480B86" w:rsidRDefault="54480B86" w:rsidP="5E3BA5BC">
      <w:pPr>
        <w:ind w:left="270"/>
      </w:pPr>
      <w:r w:rsidRPr="5E3BA5BC">
        <w:rPr>
          <w:rFonts w:eastAsia="Arial" w:cs="Arial"/>
        </w:rPr>
        <w:t xml:space="preserve"> </w:t>
      </w:r>
    </w:p>
    <w:p w14:paraId="6B49C43D" w14:textId="53A5E68E" w:rsidR="54480B86" w:rsidRDefault="54480B86" w:rsidP="00C64F81">
      <w:pPr>
        <w:ind w:left="270"/>
        <w:rPr>
          <w:rFonts w:eastAsia="Arial" w:cs="Arial"/>
        </w:rPr>
      </w:pPr>
      <w:r w:rsidRPr="5E3BA5BC">
        <w:rPr>
          <w:rFonts w:eastAsia="Arial" w:cs="Arial"/>
        </w:rPr>
        <w:lastRenderedPageBreak/>
        <w:t xml:space="preserve">Additionally, all user requests should present a screen overlay confirming the request is being processed. This overlay should be present on all </w:t>
      </w:r>
      <w:r w:rsidR="48C05D27" w:rsidRPr="5E3BA5BC">
        <w:rPr>
          <w:rFonts w:eastAsia="Arial" w:cs="Arial"/>
        </w:rPr>
        <w:t>click or load events</w:t>
      </w:r>
      <w:r w:rsidRPr="5E3BA5BC">
        <w:rPr>
          <w:rFonts w:eastAsia="Arial" w:cs="Arial"/>
        </w:rPr>
        <w:t>.</w:t>
      </w:r>
    </w:p>
    <w:p w14:paraId="6E728547" w14:textId="6AFECD3F" w:rsidR="5E3BA5BC" w:rsidRDefault="5E3BA5BC" w:rsidP="5E3BA5BC">
      <w:pPr>
        <w:ind w:left="270"/>
      </w:pPr>
    </w:p>
    <w:p w14:paraId="5475D5E9" w14:textId="77777777" w:rsidR="00C91390" w:rsidRDefault="00C91390" w:rsidP="002F10E7">
      <w:pPr>
        <w:pStyle w:val="heading20"/>
      </w:pPr>
      <w:bookmarkStart w:id="85" w:name="_Toc169607923"/>
      <w:r w:rsidRPr="0091321C">
        <w:rPr>
          <w:kern w:val="32"/>
        </w:rPr>
        <w:t>Setup and Deployment Strategy</w:t>
      </w:r>
      <w:bookmarkEnd w:id="85"/>
    </w:p>
    <w:p w14:paraId="54B73AF6" w14:textId="4D2FD716" w:rsidR="5104F616" w:rsidRDefault="5104F616" w:rsidP="00C64F81">
      <w:pPr>
        <w:ind w:left="270"/>
        <w:rPr>
          <w:rFonts w:eastAsia="Arial" w:cs="Arial"/>
        </w:rPr>
      </w:pPr>
      <w:r w:rsidRPr="5E3BA5BC">
        <w:rPr>
          <w:rFonts w:eastAsia="Arial" w:cs="Arial"/>
        </w:rPr>
        <w:t>The following deployment diagram depicts the necessary deployment artifacts and the appropriate deployment targets.</w:t>
      </w:r>
    </w:p>
    <w:p w14:paraId="628375DB" w14:textId="46FCB531" w:rsidR="5E3BA5BC" w:rsidRDefault="5E3BA5BC" w:rsidP="5E3BA5BC">
      <w:pPr>
        <w:ind w:left="270"/>
      </w:pPr>
    </w:p>
    <w:p w14:paraId="76C035A3" w14:textId="15DAEB38" w:rsidR="6FC176A2" w:rsidRDefault="6FC176A2" w:rsidP="5E3BA5BC">
      <w:pPr>
        <w:ind w:left="270"/>
      </w:pPr>
      <w:r>
        <w:rPr>
          <w:noProof/>
        </w:rPr>
        <w:drawing>
          <wp:inline distT="0" distB="0" distL="0" distR="0" wp14:anchorId="48326D10" wp14:editId="3A53D33F">
            <wp:extent cx="6400800" cy="4343400"/>
            <wp:effectExtent l="0" t="0" r="0" b="0"/>
            <wp:docPr id="1749740178" name="Picture 174974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4343400"/>
                    </a:xfrm>
                    <a:prstGeom prst="rect">
                      <a:avLst/>
                    </a:prstGeom>
                  </pic:spPr>
                </pic:pic>
              </a:graphicData>
            </a:graphic>
          </wp:inline>
        </w:drawing>
      </w:r>
    </w:p>
    <w:p w14:paraId="7B53BF0C" w14:textId="77777777" w:rsidR="00DD62B2" w:rsidRPr="00330B68" w:rsidRDefault="00DD62B2" w:rsidP="00DD62B2">
      <w:pPr>
        <w:pStyle w:val="Appendix"/>
        <w:pageBreakBefore/>
        <w:rPr>
          <w:sz w:val="32"/>
          <w:szCs w:val="32"/>
        </w:rPr>
      </w:pPr>
      <w:bookmarkStart w:id="86" w:name="_Toc98736290"/>
      <w:bookmarkStart w:id="87" w:name="_Toc100114008"/>
      <w:bookmarkStart w:id="88" w:name="_Toc169607924"/>
      <w:bookmarkStart w:id="89" w:name="_Toc503350780"/>
      <w:bookmarkStart w:id="90" w:name="_Toc506625605"/>
      <w:bookmarkStart w:id="91" w:name="_Toc506705244"/>
      <w:r w:rsidRPr="00330B68">
        <w:rPr>
          <w:sz w:val="32"/>
          <w:szCs w:val="32"/>
        </w:rPr>
        <w:lastRenderedPageBreak/>
        <w:t>Glossary/ Definitions</w:t>
      </w:r>
      <w:bookmarkEnd w:id="86"/>
      <w:bookmarkEnd w:id="87"/>
      <w:bookmarkEnd w:id="88"/>
    </w:p>
    <w:p w14:paraId="56D53508" w14:textId="77777777" w:rsidR="00DD62B2" w:rsidRDefault="00DD62B2" w:rsidP="00DD62B2">
      <w:pPr>
        <w:pStyle w:val="Body"/>
      </w:pPr>
      <w:r>
        <w:t>Below is a list of common terms and their definitions that are used throughout this document:</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938"/>
      </w:tblGrid>
      <w:tr w:rsidR="00DD62B2" w:rsidRPr="0058493F" w14:paraId="79F28836" w14:textId="77777777" w:rsidTr="00385432">
        <w:trPr>
          <w:tblHeader/>
          <w:jc w:val="center"/>
        </w:trPr>
        <w:tc>
          <w:tcPr>
            <w:tcW w:w="1980" w:type="dxa"/>
            <w:tcBorders>
              <w:top w:val="nil"/>
              <w:left w:val="nil"/>
              <w:bottom w:val="nil"/>
              <w:right w:val="nil"/>
            </w:tcBorders>
            <w:shd w:val="clear" w:color="auto" w:fill="000000"/>
          </w:tcPr>
          <w:p w14:paraId="4C604F8B" w14:textId="77777777" w:rsidR="00DD62B2" w:rsidRPr="00330B68" w:rsidRDefault="00DD62B2" w:rsidP="00DD62B2">
            <w:pPr>
              <w:pStyle w:val="TableHeading"/>
              <w:rPr>
                <w:sz w:val="16"/>
                <w:szCs w:val="16"/>
                <w:highlight w:val="darkBlue"/>
              </w:rPr>
            </w:pPr>
            <w:r w:rsidRPr="00330B68">
              <w:rPr>
                <w:sz w:val="16"/>
                <w:szCs w:val="16"/>
              </w:rPr>
              <w:t>Term</w:t>
            </w:r>
          </w:p>
        </w:tc>
        <w:tc>
          <w:tcPr>
            <w:tcW w:w="7938" w:type="dxa"/>
            <w:tcBorders>
              <w:top w:val="nil"/>
              <w:left w:val="nil"/>
              <w:bottom w:val="nil"/>
              <w:right w:val="nil"/>
            </w:tcBorders>
            <w:shd w:val="clear" w:color="auto" w:fill="000000"/>
          </w:tcPr>
          <w:p w14:paraId="25D866F5" w14:textId="77777777" w:rsidR="00DD62B2" w:rsidRPr="00330B68" w:rsidRDefault="00DD62B2" w:rsidP="00DD62B2">
            <w:pPr>
              <w:pStyle w:val="TableHeading"/>
              <w:rPr>
                <w:sz w:val="16"/>
                <w:szCs w:val="16"/>
              </w:rPr>
            </w:pPr>
            <w:r w:rsidRPr="00330B68">
              <w:rPr>
                <w:sz w:val="16"/>
                <w:szCs w:val="16"/>
              </w:rPr>
              <w:t>Definition</w:t>
            </w:r>
          </w:p>
        </w:tc>
      </w:tr>
      <w:tr w:rsidR="00DD62B2" w:rsidRPr="0058493F" w14:paraId="6C047895" w14:textId="77777777" w:rsidTr="00385432">
        <w:trPr>
          <w:jc w:val="center"/>
        </w:trPr>
        <w:tc>
          <w:tcPr>
            <w:tcW w:w="1980" w:type="dxa"/>
            <w:tcBorders>
              <w:top w:val="nil"/>
            </w:tcBorders>
          </w:tcPr>
          <w:p w14:paraId="68607D32" w14:textId="6BF9288C" w:rsidR="00DD62B2" w:rsidRPr="0058493F" w:rsidRDefault="00C64F81" w:rsidP="00DD62B2">
            <w:pPr>
              <w:pStyle w:val="TableCell"/>
              <w:rPr>
                <w:sz w:val="16"/>
                <w:szCs w:val="16"/>
              </w:rPr>
            </w:pPr>
            <w:r>
              <w:rPr>
                <w:sz w:val="16"/>
                <w:szCs w:val="16"/>
              </w:rPr>
              <w:t>e</w:t>
            </w:r>
            <w:bookmarkStart w:id="92" w:name="OLE_LINK2"/>
            <w:bookmarkEnd w:id="92"/>
            <w:r>
              <w:rPr>
                <w:sz w:val="16"/>
                <w:szCs w:val="16"/>
              </w:rPr>
              <w:t>IdP</w:t>
            </w:r>
          </w:p>
        </w:tc>
        <w:tc>
          <w:tcPr>
            <w:tcW w:w="7938" w:type="dxa"/>
            <w:tcBorders>
              <w:top w:val="nil"/>
            </w:tcBorders>
          </w:tcPr>
          <w:p w14:paraId="58AFD17C" w14:textId="3953775E" w:rsidR="00DD62B2" w:rsidRPr="0058493F" w:rsidRDefault="00C64F81" w:rsidP="00DD62B2">
            <w:pPr>
              <w:pStyle w:val="TableCell"/>
              <w:rPr>
                <w:sz w:val="16"/>
                <w:szCs w:val="16"/>
              </w:rPr>
            </w:pPr>
            <w:r>
              <w:rPr>
                <w:sz w:val="16"/>
                <w:szCs w:val="16"/>
              </w:rPr>
              <w:t>External Identity Provider</w:t>
            </w:r>
          </w:p>
        </w:tc>
      </w:tr>
      <w:tr w:rsidR="00DD62B2" w:rsidRPr="0058493F" w14:paraId="29543C91" w14:textId="77777777" w:rsidTr="00385432">
        <w:trPr>
          <w:jc w:val="center"/>
        </w:trPr>
        <w:tc>
          <w:tcPr>
            <w:tcW w:w="1980" w:type="dxa"/>
          </w:tcPr>
          <w:p w14:paraId="0292D39C" w14:textId="368D9304" w:rsidR="00DD62B2" w:rsidRPr="0058493F" w:rsidRDefault="00ED4B6B" w:rsidP="00DD62B2">
            <w:pPr>
              <w:pStyle w:val="TableCell"/>
              <w:rPr>
                <w:sz w:val="16"/>
                <w:szCs w:val="16"/>
              </w:rPr>
            </w:pPr>
            <w:r>
              <w:rPr>
                <w:sz w:val="16"/>
                <w:szCs w:val="16"/>
              </w:rPr>
              <w:t>DAL</w:t>
            </w:r>
          </w:p>
        </w:tc>
        <w:tc>
          <w:tcPr>
            <w:tcW w:w="7938" w:type="dxa"/>
          </w:tcPr>
          <w:p w14:paraId="55CCB54D" w14:textId="661FA04F" w:rsidR="00DD62B2" w:rsidRPr="0058493F" w:rsidRDefault="00ED4B6B" w:rsidP="00DD62B2">
            <w:pPr>
              <w:pStyle w:val="TableCell"/>
              <w:rPr>
                <w:sz w:val="16"/>
                <w:szCs w:val="16"/>
              </w:rPr>
            </w:pPr>
            <w:r>
              <w:rPr>
                <w:sz w:val="16"/>
                <w:szCs w:val="16"/>
              </w:rPr>
              <w:t>Data Access Layer</w:t>
            </w:r>
          </w:p>
        </w:tc>
      </w:tr>
      <w:tr w:rsidR="00DD62B2" w:rsidRPr="0058493F" w14:paraId="4CF4C05F" w14:textId="77777777" w:rsidTr="00385432">
        <w:trPr>
          <w:jc w:val="center"/>
        </w:trPr>
        <w:tc>
          <w:tcPr>
            <w:tcW w:w="1980" w:type="dxa"/>
          </w:tcPr>
          <w:p w14:paraId="1FA45F3E" w14:textId="5517B6AE" w:rsidR="00DD62B2" w:rsidRPr="0058493F" w:rsidRDefault="00ED4B6B" w:rsidP="00DD62B2">
            <w:pPr>
              <w:pStyle w:val="TableCell"/>
              <w:rPr>
                <w:sz w:val="16"/>
                <w:szCs w:val="16"/>
              </w:rPr>
            </w:pPr>
            <w:r>
              <w:rPr>
                <w:sz w:val="16"/>
                <w:szCs w:val="16"/>
              </w:rPr>
              <w:t>SMTP</w:t>
            </w:r>
          </w:p>
        </w:tc>
        <w:tc>
          <w:tcPr>
            <w:tcW w:w="7938" w:type="dxa"/>
          </w:tcPr>
          <w:p w14:paraId="7FE69BD2" w14:textId="1EDE2EB9" w:rsidR="00DD62B2" w:rsidRPr="0058493F" w:rsidRDefault="00ED4B6B" w:rsidP="00DD62B2">
            <w:pPr>
              <w:pStyle w:val="TableCell"/>
              <w:rPr>
                <w:sz w:val="16"/>
                <w:szCs w:val="16"/>
              </w:rPr>
            </w:pPr>
            <w:r>
              <w:rPr>
                <w:sz w:val="16"/>
                <w:szCs w:val="16"/>
              </w:rPr>
              <w:t>Simple Mail Transfer Protocol</w:t>
            </w:r>
          </w:p>
        </w:tc>
      </w:tr>
      <w:tr w:rsidR="00ED4B6B" w:rsidRPr="0058493F" w14:paraId="2F73F1D3" w14:textId="77777777" w:rsidTr="00385432">
        <w:trPr>
          <w:jc w:val="center"/>
        </w:trPr>
        <w:tc>
          <w:tcPr>
            <w:tcW w:w="1980" w:type="dxa"/>
          </w:tcPr>
          <w:p w14:paraId="1DF833CA" w14:textId="3D1A7566" w:rsidR="00ED4B6B" w:rsidRDefault="00ED4B6B" w:rsidP="00ED4B6B">
            <w:pPr>
              <w:pStyle w:val="TableCell"/>
              <w:rPr>
                <w:sz w:val="16"/>
                <w:szCs w:val="16"/>
              </w:rPr>
            </w:pPr>
            <w:r>
              <w:rPr>
                <w:sz w:val="16"/>
                <w:szCs w:val="16"/>
              </w:rPr>
              <w:t>eAPI</w:t>
            </w:r>
          </w:p>
        </w:tc>
        <w:tc>
          <w:tcPr>
            <w:tcW w:w="7938" w:type="dxa"/>
          </w:tcPr>
          <w:p w14:paraId="55E78F5E" w14:textId="5AD63362" w:rsidR="00ED4B6B" w:rsidRDefault="00ED4B6B" w:rsidP="00DD62B2">
            <w:pPr>
              <w:pStyle w:val="TableCell"/>
              <w:rPr>
                <w:sz w:val="16"/>
                <w:szCs w:val="16"/>
              </w:rPr>
            </w:pPr>
            <w:r>
              <w:rPr>
                <w:sz w:val="16"/>
                <w:szCs w:val="16"/>
              </w:rPr>
              <w:t>External Application Programming Interface</w:t>
            </w:r>
          </w:p>
        </w:tc>
      </w:tr>
      <w:tr w:rsidR="0041660C" w:rsidRPr="0058493F" w14:paraId="36729AED" w14:textId="77777777" w:rsidTr="00385432">
        <w:trPr>
          <w:jc w:val="center"/>
        </w:trPr>
        <w:tc>
          <w:tcPr>
            <w:tcW w:w="1980" w:type="dxa"/>
          </w:tcPr>
          <w:p w14:paraId="12DE1914" w14:textId="7BDB4982" w:rsidR="0041660C" w:rsidRDefault="0041660C" w:rsidP="00ED4B6B">
            <w:pPr>
              <w:pStyle w:val="TableCell"/>
              <w:rPr>
                <w:sz w:val="16"/>
                <w:szCs w:val="16"/>
              </w:rPr>
            </w:pPr>
            <w:r>
              <w:rPr>
                <w:sz w:val="16"/>
                <w:szCs w:val="16"/>
              </w:rPr>
              <w:t xml:space="preserve">AD </w:t>
            </w:r>
          </w:p>
        </w:tc>
        <w:tc>
          <w:tcPr>
            <w:tcW w:w="7938" w:type="dxa"/>
          </w:tcPr>
          <w:p w14:paraId="6D74D740" w14:textId="5FA2C180" w:rsidR="0041660C" w:rsidRDefault="0041660C" w:rsidP="00DD62B2">
            <w:pPr>
              <w:pStyle w:val="TableCell"/>
              <w:rPr>
                <w:sz w:val="16"/>
                <w:szCs w:val="16"/>
              </w:rPr>
            </w:pPr>
            <w:r>
              <w:rPr>
                <w:sz w:val="16"/>
                <w:szCs w:val="16"/>
              </w:rPr>
              <w:t>Active Directory</w:t>
            </w:r>
          </w:p>
        </w:tc>
      </w:tr>
    </w:tbl>
    <w:p w14:paraId="6484EABB" w14:textId="77777777" w:rsidR="00DD62B2" w:rsidRPr="00330B68" w:rsidRDefault="00DD62B2" w:rsidP="00DD62B2">
      <w:pPr>
        <w:pStyle w:val="Appendix"/>
        <w:pageBreakBefore/>
        <w:rPr>
          <w:sz w:val="32"/>
          <w:szCs w:val="32"/>
        </w:rPr>
      </w:pPr>
      <w:bookmarkStart w:id="93" w:name="_Toc98736291"/>
      <w:bookmarkStart w:id="94" w:name="_Toc100114009"/>
      <w:bookmarkStart w:id="95" w:name="_Toc169607925"/>
      <w:r w:rsidRPr="00330B68">
        <w:rPr>
          <w:sz w:val="32"/>
          <w:szCs w:val="32"/>
        </w:rPr>
        <w:lastRenderedPageBreak/>
        <w:t>Related Documents/References</w:t>
      </w:r>
      <w:bookmarkEnd w:id="93"/>
      <w:bookmarkEnd w:id="94"/>
      <w:bookmarkEnd w:id="95"/>
    </w:p>
    <w:p w14:paraId="5A2DE930" w14:textId="77777777" w:rsidR="00DD62B2" w:rsidRPr="00837715" w:rsidRDefault="00DD62B2" w:rsidP="00DD62B2">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465"/>
      </w:tblGrid>
      <w:tr w:rsidR="00DD62B2" w:rsidRPr="0058493F" w14:paraId="162A588B" w14:textId="77777777" w:rsidTr="00C33871">
        <w:trPr>
          <w:cantSplit/>
          <w:tblHeader/>
          <w:jc w:val="center"/>
        </w:trPr>
        <w:tc>
          <w:tcPr>
            <w:tcW w:w="2605" w:type="dxa"/>
            <w:shd w:val="clear" w:color="auto" w:fill="000000"/>
          </w:tcPr>
          <w:p w14:paraId="2E57CDCD" w14:textId="77777777" w:rsidR="00DD62B2" w:rsidRPr="0058493F" w:rsidRDefault="00DD62B2" w:rsidP="00DD62B2">
            <w:pPr>
              <w:pStyle w:val="TableHeading"/>
              <w:rPr>
                <w:sz w:val="16"/>
                <w:szCs w:val="16"/>
              </w:rPr>
            </w:pPr>
            <w:r w:rsidRPr="0058493F">
              <w:rPr>
                <w:sz w:val="16"/>
                <w:szCs w:val="16"/>
              </w:rPr>
              <w:t>Document</w:t>
            </w:r>
          </w:p>
        </w:tc>
        <w:tc>
          <w:tcPr>
            <w:tcW w:w="7465" w:type="dxa"/>
            <w:shd w:val="clear" w:color="auto" w:fill="000000"/>
          </w:tcPr>
          <w:p w14:paraId="797EF282" w14:textId="77777777" w:rsidR="00DD62B2" w:rsidRPr="0058493F" w:rsidRDefault="00DD62B2" w:rsidP="00DD62B2">
            <w:pPr>
              <w:pStyle w:val="TableHeading"/>
              <w:rPr>
                <w:sz w:val="16"/>
                <w:szCs w:val="16"/>
              </w:rPr>
            </w:pPr>
            <w:r w:rsidRPr="0058493F">
              <w:rPr>
                <w:sz w:val="16"/>
                <w:szCs w:val="16"/>
              </w:rPr>
              <w:t>Document Location</w:t>
            </w:r>
          </w:p>
        </w:tc>
      </w:tr>
      <w:tr w:rsidR="00DD62B2" w:rsidRPr="002F10E7" w14:paraId="5CE9ADE9" w14:textId="77777777" w:rsidTr="00C33871">
        <w:trPr>
          <w:trHeight w:val="683"/>
          <w:jc w:val="center"/>
        </w:trPr>
        <w:tc>
          <w:tcPr>
            <w:tcW w:w="2605" w:type="dxa"/>
          </w:tcPr>
          <w:p w14:paraId="719394F3" w14:textId="77777777" w:rsidR="00DD62B2" w:rsidRPr="002F10E7" w:rsidRDefault="00596AC5" w:rsidP="002F10E7">
            <w:r>
              <w:t>Functional Specification 1</w:t>
            </w:r>
          </w:p>
        </w:tc>
        <w:tc>
          <w:tcPr>
            <w:tcW w:w="7465" w:type="dxa"/>
          </w:tcPr>
          <w:p w14:paraId="45210D18" w14:textId="1B5A19AD" w:rsidR="00A40370" w:rsidRDefault="00C72628" w:rsidP="00A40370">
            <w:pPr>
              <w:rPr>
                <w:rFonts w:ascii="Times New Roman" w:hAnsi="Times New Roman"/>
              </w:rPr>
            </w:pPr>
            <w:hyperlink r:id="rId33" w:history="1">
              <w:r w:rsidR="00C32464" w:rsidRPr="00E14387">
                <w:rPr>
                  <w:rStyle w:val="Hyperlink"/>
                  <w:rFonts w:ascii="Times New Roman" w:hAnsi="Times New Roman"/>
                </w:rPr>
                <w:t>https://wacourts.sharepoint.com/:w:/r/teams/AOCIntegrationPlatformTeamProject/Shared%20Documents/General/Functional%20Specification%20%E2%80%93%20External%20API.docx?d=wbae1269753c84c69a26ebfd43e8ad20a&amp;csf=1&amp;web=1&amp;e=qc2hYJ</w:t>
              </w:r>
            </w:hyperlink>
          </w:p>
          <w:p w14:paraId="45C620EB" w14:textId="0CEEEDAF" w:rsidR="00DD62B2" w:rsidRPr="002F10E7" w:rsidRDefault="00DD62B2" w:rsidP="002F10E7"/>
        </w:tc>
      </w:tr>
      <w:tr w:rsidR="00DD62B2" w:rsidRPr="002F10E7" w14:paraId="3F9418BC" w14:textId="77777777" w:rsidTr="00C33871">
        <w:trPr>
          <w:jc w:val="center"/>
        </w:trPr>
        <w:tc>
          <w:tcPr>
            <w:tcW w:w="2605" w:type="dxa"/>
          </w:tcPr>
          <w:p w14:paraId="0BC1BBFC" w14:textId="77777777" w:rsidR="00DD62B2" w:rsidRPr="002F10E7" w:rsidRDefault="002F10E7" w:rsidP="002F10E7">
            <w:r w:rsidRPr="002F10E7">
              <w:t>Functional Specification</w:t>
            </w:r>
            <w:r w:rsidR="00596AC5">
              <w:t xml:space="preserve"> 2</w:t>
            </w:r>
          </w:p>
        </w:tc>
        <w:tc>
          <w:tcPr>
            <w:tcW w:w="7465" w:type="dxa"/>
          </w:tcPr>
          <w:p w14:paraId="22555B16" w14:textId="77777777" w:rsidR="00DD62B2" w:rsidRPr="002F10E7" w:rsidRDefault="00DD62B2" w:rsidP="002F10E7"/>
        </w:tc>
      </w:tr>
      <w:tr w:rsidR="002F10E7" w:rsidRPr="002F10E7" w14:paraId="101E2FBA" w14:textId="77777777" w:rsidTr="00C33871">
        <w:trPr>
          <w:jc w:val="center"/>
        </w:trPr>
        <w:tc>
          <w:tcPr>
            <w:tcW w:w="2605" w:type="dxa"/>
          </w:tcPr>
          <w:p w14:paraId="2F85B18D" w14:textId="77777777" w:rsidR="002F10E7" w:rsidRPr="002F10E7" w:rsidRDefault="00596AC5" w:rsidP="002F10E7">
            <w:r>
              <w:t>COTS Documentation</w:t>
            </w:r>
          </w:p>
        </w:tc>
        <w:tc>
          <w:tcPr>
            <w:tcW w:w="7465" w:type="dxa"/>
          </w:tcPr>
          <w:p w14:paraId="36F92C1D" w14:textId="77777777" w:rsidR="002F10E7" w:rsidRPr="002F10E7" w:rsidRDefault="002F10E7" w:rsidP="002F10E7"/>
        </w:tc>
      </w:tr>
      <w:tr w:rsidR="002F10E7" w:rsidRPr="002F10E7" w14:paraId="2F7CC734" w14:textId="77777777" w:rsidTr="00C33871">
        <w:trPr>
          <w:jc w:val="center"/>
        </w:trPr>
        <w:tc>
          <w:tcPr>
            <w:tcW w:w="2605" w:type="dxa"/>
          </w:tcPr>
          <w:p w14:paraId="7119A837" w14:textId="430E875C" w:rsidR="002F10E7" w:rsidRPr="002F10E7" w:rsidRDefault="00C33871" w:rsidP="002F10E7">
            <w:r>
              <w:t>Azure Application Insights Documentation</w:t>
            </w:r>
          </w:p>
        </w:tc>
        <w:tc>
          <w:tcPr>
            <w:tcW w:w="7465" w:type="dxa"/>
          </w:tcPr>
          <w:p w14:paraId="00574849" w14:textId="0FA6E7D6" w:rsidR="002F10E7" w:rsidRPr="002F10E7" w:rsidRDefault="00C72628" w:rsidP="002F10E7">
            <w:hyperlink r:id="rId34" w:history="1">
              <w:r w:rsidR="00C33871" w:rsidRPr="00445625">
                <w:rPr>
                  <w:rStyle w:val="Hyperlink"/>
                </w:rPr>
                <w:t>https://learn.microsoft.com/en-us/azure/azure-monitor/app/app-insights-overview?tabs=net</w:t>
              </w:r>
            </w:hyperlink>
          </w:p>
        </w:tc>
      </w:tr>
      <w:tr w:rsidR="00C33871" w:rsidRPr="002F10E7" w14:paraId="7C35EE45" w14:textId="77777777" w:rsidTr="00C33871">
        <w:trPr>
          <w:jc w:val="center"/>
        </w:trPr>
        <w:tc>
          <w:tcPr>
            <w:tcW w:w="2605" w:type="dxa"/>
          </w:tcPr>
          <w:p w14:paraId="4F0268D3" w14:textId="10900AB0" w:rsidR="00C33871" w:rsidRDefault="00C33871" w:rsidP="00C33871">
            <w:r>
              <w:t>Azure Key Vault Documentation</w:t>
            </w:r>
          </w:p>
        </w:tc>
        <w:tc>
          <w:tcPr>
            <w:tcW w:w="7465" w:type="dxa"/>
          </w:tcPr>
          <w:p w14:paraId="2A7C437D" w14:textId="78011198" w:rsidR="00C33871" w:rsidRDefault="00C72628" w:rsidP="00C33871">
            <w:pPr>
              <w:jc w:val="both"/>
            </w:pPr>
            <w:hyperlink r:id="rId35" w:history="1">
              <w:r w:rsidR="00C33871" w:rsidRPr="00445625">
                <w:rPr>
                  <w:rStyle w:val="Hyperlink"/>
                </w:rPr>
                <w:t>https://learn.microsoft.com/en-us/azure/key-vault/</w:t>
              </w:r>
            </w:hyperlink>
          </w:p>
        </w:tc>
      </w:tr>
      <w:tr w:rsidR="00C33871" w:rsidRPr="002F10E7" w14:paraId="0A7CCE90" w14:textId="77777777" w:rsidTr="00C33871">
        <w:trPr>
          <w:jc w:val="center"/>
        </w:trPr>
        <w:tc>
          <w:tcPr>
            <w:tcW w:w="2605" w:type="dxa"/>
          </w:tcPr>
          <w:p w14:paraId="10C6E8B7" w14:textId="01058841" w:rsidR="00C33871" w:rsidRDefault="00C33871" w:rsidP="00C33871">
            <w:r>
              <w:t>Azure App Configuration Documentation</w:t>
            </w:r>
          </w:p>
        </w:tc>
        <w:tc>
          <w:tcPr>
            <w:tcW w:w="7465" w:type="dxa"/>
          </w:tcPr>
          <w:p w14:paraId="39DA65B6" w14:textId="0F568BD8" w:rsidR="00C33871" w:rsidRDefault="00C72628" w:rsidP="00C33871">
            <w:hyperlink r:id="rId36" w:history="1">
              <w:r w:rsidR="00C33871" w:rsidRPr="00445625">
                <w:rPr>
                  <w:rStyle w:val="Hyperlink"/>
                </w:rPr>
                <w:t>https://learn.microsoft.com/en-us/azure/azure-app-configuration/</w:t>
              </w:r>
            </w:hyperlink>
          </w:p>
        </w:tc>
      </w:tr>
      <w:bookmarkEnd w:id="89"/>
      <w:bookmarkEnd w:id="90"/>
      <w:bookmarkEnd w:id="91"/>
    </w:tbl>
    <w:p w14:paraId="60F2CF96" w14:textId="77777777" w:rsidR="00A07426" w:rsidRDefault="00A07426" w:rsidP="00A07426">
      <w:pPr>
        <w:pStyle w:val="Body"/>
      </w:pPr>
    </w:p>
    <w:p w14:paraId="5E129079" w14:textId="77777777" w:rsidR="0093449D" w:rsidRDefault="0093449D" w:rsidP="0093449D">
      <w:pPr>
        <w:pStyle w:val="Appendix"/>
        <w:pageBreakBefore/>
        <w:rPr>
          <w:sz w:val="32"/>
          <w:szCs w:val="32"/>
        </w:rPr>
      </w:pPr>
      <w:bookmarkStart w:id="96" w:name="_Toc169607926"/>
      <w:bookmarkStart w:id="97" w:name="_Toc30856305"/>
      <w:bookmarkStart w:id="98" w:name="_Toc62017289"/>
      <w:bookmarkStart w:id="99" w:name="_Toc75677742"/>
      <w:bookmarkStart w:id="100" w:name="_Toc76183445"/>
      <w:bookmarkStart w:id="101" w:name="_Toc100114007"/>
      <w:bookmarkStart w:id="102" w:name="_Toc506548854"/>
      <w:r>
        <w:rPr>
          <w:sz w:val="32"/>
          <w:szCs w:val="32"/>
        </w:rPr>
        <w:lastRenderedPageBreak/>
        <w:t>Document Change History</w:t>
      </w:r>
      <w:bookmarkEnd w:id="96"/>
    </w:p>
    <w:p w14:paraId="093D49C7" w14:textId="77777777" w:rsidR="0093449D" w:rsidRDefault="0093449D" w:rsidP="0093449D">
      <w:pPr>
        <w:pStyle w:val="Body"/>
      </w:pPr>
    </w:p>
    <w:tbl>
      <w:tblPr>
        <w:tblW w:w="1011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70"/>
        <w:gridCol w:w="1573"/>
        <w:gridCol w:w="1470"/>
        <w:gridCol w:w="5601"/>
      </w:tblGrid>
      <w:tr w:rsidR="0093449D" w:rsidRPr="0058493F" w14:paraId="1CA3E265" w14:textId="77777777" w:rsidTr="0093449D">
        <w:trPr>
          <w:trHeight w:val="398"/>
          <w:tblHeader/>
        </w:trPr>
        <w:tc>
          <w:tcPr>
            <w:tcW w:w="1470" w:type="dxa"/>
            <w:tcBorders>
              <w:top w:val="single" w:sz="6" w:space="0" w:color="auto"/>
              <w:left w:val="single" w:sz="6" w:space="0" w:color="auto"/>
              <w:bottom w:val="single" w:sz="6" w:space="0" w:color="auto"/>
            </w:tcBorders>
            <w:shd w:val="clear" w:color="auto" w:fill="000000"/>
          </w:tcPr>
          <w:p w14:paraId="0F440647" w14:textId="77777777" w:rsidR="0093449D" w:rsidRPr="00C264DA" w:rsidRDefault="0093449D" w:rsidP="0093449D">
            <w:pPr>
              <w:pStyle w:val="TableHeading"/>
              <w:jc w:val="center"/>
              <w:rPr>
                <w:bCs/>
                <w:sz w:val="16"/>
                <w:szCs w:val="16"/>
              </w:rPr>
            </w:pPr>
            <w:r w:rsidRPr="00C264DA">
              <w:rPr>
                <w:bCs/>
                <w:sz w:val="16"/>
                <w:szCs w:val="16"/>
              </w:rPr>
              <w:t>Version No.</w:t>
            </w:r>
          </w:p>
        </w:tc>
        <w:tc>
          <w:tcPr>
            <w:tcW w:w="1573" w:type="dxa"/>
            <w:tcBorders>
              <w:top w:val="single" w:sz="6" w:space="0" w:color="auto"/>
              <w:bottom w:val="single" w:sz="6" w:space="0" w:color="auto"/>
            </w:tcBorders>
            <w:shd w:val="clear" w:color="auto" w:fill="000000"/>
          </w:tcPr>
          <w:p w14:paraId="3FB18100" w14:textId="77777777" w:rsidR="0093449D" w:rsidRPr="00C264DA" w:rsidRDefault="0093449D" w:rsidP="0093449D">
            <w:pPr>
              <w:pStyle w:val="TableHeading"/>
              <w:jc w:val="center"/>
              <w:rPr>
                <w:bCs/>
                <w:sz w:val="16"/>
                <w:szCs w:val="16"/>
              </w:rPr>
            </w:pPr>
            <w:r w:rsidRPr="00C264DA">
              <w:rPr>
                <w:bCs/>
                <w:sz w:val="16"/>
                <w:szCs w:val="16"/>
              </w:rPr>
              <w:t>Date</w:t>
            </w:r>
          </w:p>
        </w:tc>
        <w:tc>
          <w:tcPr>
            <w:tcW w:w="1470" w:type="dxa"/>
            <w:tcBorders>
              <w:top w:val="single" w:sz="6" w:space="0" w:color="auto"/>
              <w:bottom w:val="single" w:sz="6" w:space="0" w:color="auto"/>
            </w:tcBorders>
            <w:shd w:val="clear" w:color="auto" w:fill="000000"/>
          </w:tcPr>
          <w:p w14:paraId="17AEA11D" w14:textId="77777777" w:rsidR="0093449D" w:rsidRPr="00C264DA" w:rsidRDefault="0093449D" w:rsidP="0093449D">
            <w:pPr>
              <w:pStyle w:val="TableHeading"/>
              <w:jc w:val="center"/>
              <w:rPr>
                <w:bCs/>
                <w:sz w:val="16"/>
                <w:szCs w:val="16"/>
              </w:rPr>
            </w:pPr>
            <w:r w:rsidRPr="00C264DA">
              <w:rPr>
                <w:bCs/>
                <w:sz w:val="16"/>
                <w:szCs w:val="16"/>
              </w:rPr>
              <w:t>Name (Alias)</w:t>
            </w:r>
          </w:p>
        </w:tc>
        <w:tc>
          <w:tcPr>
            <w:tcW w:w="5601" w:type="dxa"/>
            <w:tcBorders>
              <w:top w:val="single" w:sz="6" w:space="0" w:color="auto"/>
              <w:bottom w:val="single" w:sz="6" w:space="0" w:color="auto"/>
              <w:right w:val="single" w:sz="6" w:space="0" w:color="auto"/>
            </w:tcBorders>
            <w:shd w:val="clear" w:color="auto" w:fill="000000"/>
          </w:tcPr>
          <w:p w14:paraId="21678D49" w14:textId="77777777" w:rsidR="0093449D" w:rsidRPr="00C264DA" w:rsidRDefault="0093449D" w:rsidP="0093449D">
            <w:pPr>
              <w:pStyle w:val="TableHeading"/>
              <w:jc w:val="center"/>
              <w:rPr>
                <w:bCs/>
                <w:sz w:val="16"/>
                <w:szCs w:val="16"/>
              </w:rPr>
            </w:pPr>
            <w:r w:rsidRPr="00C264DA">
              <w:rPr>
                <w:bCs/>
                <w:sz w:val="16"/>
                <w:szCs w:val="16"/>
              </w:rPr>
              <w:t>Description of Change</w:t>
            </w:r>
          </w:p>
        </w:tc>
      </w:tr>
      <w:tr w:rsidR="0093449D" w:rsidRPr="0058493F" w14:paraId="086FA26C" w14:textId="77777777" w:rsidTr="0093449D">
        <w:trPr>
          <w:trHeight w:val="297"/>
        </w:trPr>
        <w:tc>
          <w:tcPr>
            <w:tcW w:w="1470" w:type="dxa"/>
            <w:tcBorders>
              <w:top w:val="single" w:sz="6" w:space="0" w:color="auto"/>
            </w:tcBorders>
          </w:tcPr>
          <w:p w14:paraId="5630EAFF" w14:textId="420C956D" w:rsidR="0093449D" w:rsidRPr="0058493F" w:rsidRDefault="005D7AB2" w:rsidP="0093449D">
            <w:pPr>
              <w:pStyle w:val="TableCell"/>
              <w:rPr>
                <w:sz w:val="16"/>
                <w:szCs w:val="16"/>
              </w:rPr>
            </w:pPr>
            <w:r>
              <w:rPr>
                <w:sz w:val="16"/>
                <w:szCs w:val="16"/>
              </w:rPr>
              <w:t>1.0.1</w:t>
            </w:r>
          </w:p>
        </w:tc>
        <w:tc>
          <w:tcPr>
            <w:tcW w:w="1573" w:type="dxa"/>
            <w:tcBorders>
              <w:top w:val="single" w:sz="6" w:space="0" w:color="auto"/>
            </w:tcBorders>
          </w:tcPr>
          <w:p w14:paraId="2DB41C38" w14:textId="14BE668F" w:rsidR="0093449D" w:rsidRPr="0058493F" w:rsidRDefault="005D7AB2" w:rsidP="0093449D">
            <w:pPr>
              <w:pStyle w:val="TableCell"/>
              <w:rPr>
                <w:sz w:val="16"/>
                <w:szCs w:val="16"/>
              </w:rPr>
            </w:pPr>
            <w:r>
              <w:rPr>
                <w:sz w:val="16"/>
                <w:szCs w:val="16"/>
              </w:rPr>
              <w:t>6/9/2024</w:t>
            </w:r>
          </w:p>
        </w:tc>
        <w:tc>
          <w:tcPr>
            <w:tcW w:w="1470" w:type="dxa"/>
            <w:tcBorders>
              <w:top w:val="single" w:sz="6" w:space="0" w:color="auto"/>
            </w:tcBorders>
          </w:tcPr>
          <w:p w14:paraId="71AB532D" w14:textId="590D662E" w:rsidR="0093449D" w:rsidRPr="0058493F" w:rsidRDefault="005D7AB2" w:rsidP="0093449D">
            <w:pPr>
              <w:pStyle w:val="TableCell"/>
              <w:rPr>
                <w:sz w:val="16"/>
                <w:szCs w:val="16"/>
              </w:rPr>
            </w:pPr>
            <w:r>
              <w:rPr>
                <w:sz w:val="16"/>
                <w:szCs w:val="16"/>
              </w:rPr>
              <w:t>Amiya</w:t>
            </w:r>
          </w:p>
        </w:tc>
        <w:tc>
          <w:tcPr>
            <w:tcW w:w="5601" w:type="dxa"/>
            <w:tcBorders>
              <w:top w:val="single" w:sz="6" w:space="0" w:color="auto"/>
            </w:tcBorders>
          </w:tcPr>
          <w:p w14:paraId="54A2E673" w14:textId="428C54F0" w:rsidR="0093449D" w:rsidRPr="0058493F" w:rsidRDefault="005D7AB2" w:rsidP="0093449D">
            <w:pPr>
              <w:pStyle w:val="TableCell"/>
              <w:rPr>
                <w:sz w:val="16"/>
                <w:szCs w:val="16"/>
              </w:rPr>
            </w:pPr>
            <w:r>
              <w:rPr>
                <w:sz w:val="16"/>
                <w:szCs w:val="16"/>
              </w:rPr>
              <w:t>Initial drafting.</w:t>
            </w:r>
          </w:p>
        </w:tc>
      </w:tr>
      <w:tr w:rsidR="0093449D" w:rsidRPr="0058493F" w14:paraId="75DE47C6" w14:textId="77777777" w:rsidTr="0093449D">
        <w:trPr>
          <w:trHeight w:val="265"/>
        </w:trPr>
        <w:tc>
          <w:tcPr>
            <w:tcW w:w="1470" w:type="dxa"/>
          </w:tcPr>
          <w:p w14:paraId="3DB6B824" w14:textId="77777777" w:rsidR="0093449D" w:rsidRPr="0058493F" w:rsidRDefault="0093449D" w:rsidP="0093449D">
            <w:pPr>
              <w:pStyle w:val="TableCell"/>
              <w:rPr>
                <w:sz w:val="16"/>
                <w:szCs w:val="16"/>
              </w:rPr>
            </w:pPr>
          </w:p>
        </w:tc>
        <w:tc>
          <w:tcPr>
            <w:tcW w:w="1573" w:type="dxa"/>
          </w:tcPr>
          <w:p w14:paraId="25C30BAE" w14:textId="77777777" w:rsidR="0093449D" w:rsidRPr="0058493F" w:rsidRDefault="0093449D" w:rsidP="0093449D">
            <w:pPr>
              <w:pStyle w:val="TableCell"/>
              <w:rPr>
                <w:sz w:val="16"/>
                <w:szCs w:val="16"/>
              </w:rPr>
            </w:pPr>
          </w:p>
        </w:tc>
        <w:tc>
          <w:tcPr>
            <w:tcW w:w="1470" w:type="dxa"/>
          </w:tcPr>
          <w:p w14:paraId="46A3DA71" w14:textId="77777777" w:rsidR="0093449D" w:rsidRPr="0058493F" w:rsidRDefault="0093449D" w:rsidP="0093449D">
            <w:pPr>
              <w:pStyle w:val="TableCell"/>
              <w:rPr>
                <w:sz w:val="16"/>
                <w:szCs w:val="16"/>
              </w:rPr>
            </w:pPr>
          </w:p>
        </w:tc>
        <w:tc>
          <w:tcPr>
            <w:tcW w:w="5601" w:type="dxa"/>
          </w:tcPr>
          <w:p w14:paraId="16FFFECA" w14:textId="77777777" w:rsidR="0093449D" w:rsidRPr="0058493F" w:rsidRDefault="0093449D" w:rsidP="0093449D">
            <w:pPr>
              <w:pStyle w:val="TableCell"/>
              <w:rPr>
                <w:sz w:val="16"/>
                <w:szCs w:val="16"/>
              </w:rPr>
            </w:pPr>
          </w:p>
        </w:tc>
      </w:tr>
      <w:tr w:rsidR="0093449D" w:rsidRPr="0058493F" w14:paraId="60E98AA2" w14:textId="77777777" w:rsidTr="0093449D">
        <w:trPr>
          <w:trHeight w:val="297"/>
        </w:trPr>
        <w:tc>
          <w:tcPr>
            <w:tcW w:w="1470" w:type="dxa"/>
          </w:tcPr>
          <w:p w14:paraId="6B746034" w14:textId="77777777" w:rsidR="0093449D" w:rsidRPr="0058493F" w:rsidRDefault="0093449D" w:rsidP="0093449D">
            <w:pPr>
              <w:pStyle w:val="TableCell"/>
              <w:rPr>
                <w:sz w:val="16"/>
                <w:szCs w:val="16"/>
              </w:rPr>
            </w:pPr>
          </w:p>
        </w:tc>
        <w:tc>
          <w:tcPr>
            <w:tcW w:w="1573" w:type="dxa"/>
          </w:tcPr>
          <w:p w14:paraId="6A9B8CAB" w14:textId="77777777" w:rsidR="0093449D" w:rsidRPr="0058493F" w:rsidRDefault="0093449D" w:rsidP="0093449D">
            <w:pPr>
              <w:pStyle w:val="TableCell"/>
              <w:rPr>
                <w:sz w:val="16"/>
                <w:szCs w:val="16"/>
              </w:rPr>
            </w:pPr>
          </w:p>
        </w:tc>
        <w:tc>
          <w:tcPr>
            <w:tcW w:w="1470" w:type="dxa"/>
          </w:tcPr>
          <w:p w14:paraId="6C707DF8" w14:textId="77777777" w:rsidR="0093449D" w:rsidRPr="0058493F" w:rsidRDefault="0093449D" w:rsidP="0093449D">
            <w:pPr>
              <w:pStyle w:val="TableCell"/>
              <w:rPr>
                <w:sz w:val="16"/>
                <w:szCs w:val="16"/>
              </w:rPr>
            </w:pPr>
          </w:p>
        </w:tc>
        <w:tc>
          <w:tcPr>
            <w:tcW w:w="5601" w:type="dxa"/>
          </w:tcPr>
          <w:p w14:paraId="329D8AFB" w14:textId="77777777" w:rsidR="0093449D" w:rsidRPr="0058493F" w:rsidRDefault="0093449D" w:rsidP="0093449D">
            <w:pPr>
              <w:pStyle w:val="TableCell"/>
              <w:rPr>
                <w:sz w:val="16"/>
                <w:szCs w:val="16"/>
              </w:rPr>
            </w:pPr>
          </w:p>
        </w:tc>
      </w:tr>
      <w:tr w:rsidR="0093449D" w:rsidRPr="00037425" w14:paraId="4BAA2349" w14:textId="77777777" w:rsidTr="0093449D">
        <w:trPr>
          <w:trHeight w:val="349"/>
        </w:trPr>
        <w:tc>
          <w:tcPr>
            <w:tcW w:w="1470" w:type="dxa"/>
          </w:tcPr>
          <w:p w14:paraId="7A7865AE" w14:textId="77777777" w:rsidR="0093449D" w:rsidRPr="0058493F" w:rsidRDefault="0093449D" w:rsidP="0093449D">
            <w:pPr>
              <w:pStyle w:val="TableCell"/>
              <w:rPr>
                <w:sz w:val="16"/>
                <w:szCs w:val="16"/>
              </w:rPr>
            </w:pPr>
          </w:p>
        </w:tc>
        <w:tc>
          <w:tcPr>
            <w:tcW w:w="1573" w:type="dxa"/>
          </w:tcPr>
          <w:p w14:paraId="77E1B593" w14:textId="77777777" w:rsidR="0093449D" w:rsidRPr="0058493F" w:rsidRDefault="0093449D" w:rsidP="0093449D">
            <w:pPr>
              <w:pStyle w:val="TableCell"/>
              <w:rPr>
                <w:sz w:val="16"/>
                <w:szCs w:val="16"/>
              </w:rPr>
            </w:pPr>
          </w:p>
        </w:tc>
        <w:tc>
          <w:tcPr>
            <w:tcW w:w="1470" w:type="dxa"/>
          </w:tcPr>
          <w:p w14:paraId="28FFC1DD" w14:textId="77777777" w:rsidR="0093449D" w:rsidRPr="0058493F" w:rsidRDefault="0093449D" w:rsidP="0093449D">
            <w:pPr>
              <w:pStyle w:val="TableCell"/>
              <w:rPr>
                <w:sz w:val="16"/>
                <w:szCs w:val="16"/>
              </w:rPr>
            </w:pPr>
          </w:p>
        </w:tc>
        <w:tc>
          <w:tcPr>
            <w:tcW w:w="5601" w:type="dxa"/>
          </w:tcPr>
          <w:p w14:paraId="76BCFFB1" w14:textId="77777777" w:rsidR="0093449D" w:rsidRPr="00037425" w:rsidRDefault="0093449D" w:rsidP="0093449D">
            <w:pPr>
              <w:pStyle w:val="TableCell"/>
              <w:rPr>
                <w:sz w:val="16"/>
                <w:szCs w:val="16"/>
              </w:rPr>
            </w:pPr>
          </w:p>
        </w:tc>
      </w:tr>
    </w:tbl>
    <w:p w14:paraId="59187645" w14:textId="77777777" w:rsidR="0093449D" w:rsidRPr="00394880" w:rsidRDefault="0093449D" w:rsidP="0093449D">
      <w:pPr>
        <w:pStyle w:val="Body"/>
      </w:pPr>
    </w:p>
    <w:p w14:paraId="1A7E0B3D" w14:textId="77777777" w:rsidR="0093449D" w:rsidRPr="00330B68" w:rsidRDefault="0093449D" w:rsidP="0093449D">
      <w:pPr>
        <w:pStyle w:val="Appendix"/>
        <w:pageBreakBefore/>
        <w:rPr>
          <w:sz w:val="32"/>
          <w:szCs w:val="32"/>
        </w:rPr>
      </w:pPr>
      <w:bookmarkStart w:id="103" w:name="_Toc169607927"/>
      <w:r w:rsidRPr="00330B68">
        <w:rPr>
          <w:sz w:val="32"/>
          <w:szCs w:val="32"/>
        </w:rPr>
        <w:lastRenderedPageBreak/>
        <w:t>Review and Sign-off</w:t>
      </w:r>
      <w:bookmarkEnd w:id="97"/>
      <w:bookmarkEnd w:id="98"/>
      <w:bookmarkEnd w:id="99"/>
      <w:bookmarkEnd w:id="100"/>
      <w:bookmarkEnd w:id="101"/>
      <w:bookmarkEnd w:id="103"/>
    </w:p>
    <w:p w14:paraId="7081D24A" w14:textId="77777777" w:rsidR="0093449D" w:rsidRDefault="0093449D" w:rsidP="0093449D">
      <w:pPr>
        <w:pStyle w:val="Body"/>
      </w:pPr>
    </w:p>
    <w:bookmarkEnd w:id="102"/>
    <w:p w14:paraId="3F6D4463" w14:textId="77777777" w:rsidR="0093449D" w:rsidRDefault="0093449D" w:rsidP="0093449D">
      <w:pPr>
        <w:pStyle w:val="Body"/>
      </w:pPr>
      <w:r>
        <w:t>Below is a list of the project team members and required reviewers</w:t>
      </w:r>
    </w:p>
    <w:p w14:paraId="5DE56C32" w14:textId="16E0255D" w:rsidR="0093449D" w:rsidRPr="0093449D" w:rsidRDefault="0093449D" w:rsidP="0093449D">
      <w:pPr>
        <w:pStyle w:val="Body"/>
        <w:rPr>
          <w:b/>
          <w:bCs/>
        </w:rPr>
      </w:pPr>
      <w:r>
        <w:rPr>
          <w:b/>
          <w:bCs/>
        </w:rPr>
        <w:t xml:space="preserve">Revision </w:t>
      </w:r>
      <w:r w:rsidR="00CD7D72">
        <w:rPr>
          <w:b/>
          <w:bCs/>
        </w:rPr>
        <w:t>1.0.1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2430"/>
        <w:gridCol w:w="3819"/>
      </w:tblGrid>
      <w:tr w:rsidR="0093449D" w:rsidRPr="0058493F" w14:paraId="2AE0E535" w14:textId="77777777" w:rsidTr="00596AC5">
        <w:trPr>
          <w:jc w:val="center"/>
        </w:trPr>
        <w:tc>
          <w:tcPr>
            <w:tcW w:w="2875" w:type="dxa"/>
            <w:shd w:val="clear" w:color="auto" w:fill="000000"/>
          </w:tcPr>
          <w:p w14:paraId="45749906" w14:textId="77777777" w:rsidR="0093449D" w:rsidRPr="0058493F" w:rsidRDefault="0093449D" w:rsidP="0093449D">
            <w:pPr>
              <w:pStyle w:val="TableHeading"/>
              <w:rPr>
                <w:sz w:val="16"/>
                <w:szCs w:val="16"/>
              </w:rPr>
            </w:pPr>
            <w:r w:rsidRPr="0058493F">
              <w:rPr>
                <w:sz w:val="16"/>
                <w:szCs w:val="16"/>
              </w:rPr>
              <w:t>Person</w:t>
            </w:r>
          </w:p>
        </w:tc>
        <w:tc>
          <w:tcPr>
            <w:tcW w:w="2430" w:type="dxa"/>
            <w:shd w:val="clear" w:color="auto" w:fill="000000"/>
          </w:tcPr>
          <w:p w14:paraId="251F535F" w14:textId="77777777" w:rsidR="0093449D" w:rsidRPr="0058493F" w:rsidRDefault="0093449D" w:rsidP="0093449D">
            <w:pPr>
              <w:pStyle w:val="TableHeading"/>
              <w:rPr>
                <w:sz w:val="16"/>
                <w:szCs w:val="16"/>
              </w:rPr>
            </w:pPr>
            <w:r w:rsidRPr="0058493F">
              <w:rPr>
                <w:sz w:val="16"/>
                <w:szCs w:val="16"/>
              </w:rPr>
              <w:t>Role</w:t>
            </w:r>
          </w:p>
        </w:tc>
        <w:tc>
          <w:tcPr>
            <w:tcW w:w="3819" w:type="dxa"/>
            <w:shd w:val="clear" w:color="auto" w:fill="000000"/>
          </w:tcPr>
          <w:p w14:paraId="3DCE3555" w14:textId="77777777" w:rsidR="0093449D" w:rsidRPr="0058493F" w:rsidRDefault="0093449D" w:rsidP="0093449D">
            <w:pPr>
              <w:pStyle w:val="TableHeading"/>
              <w:rPr>
                <w:sz w:val="16"/>
                <w:szCs w:val="16"/>
              </w:rPr>
            </w:pPr>
            <w:r>
              <w:rPr>
                <w:sz w:val="16"/>
                <w:szCs w:val="16"/>
              </w:rPr>
              <w:t xml:space="preserve">Approval </w:t>
            </w:r>
            <w:r w:rsidR="00596AC5">
              <w:rPr>
                <w:sz w:val="16"/>
                <w:szCs w:val="16"/>
              </w:rPr>
              <w:t>Evidence</w:t>
            </w:r>
          </w:p>
        </w:tc>
      </w:tr>
      <w:tr w:rsidR="0093449D" w:rsidRPr="0058493F" w14:paraId="54C6E256" w14:textId="77777777" w:rsidTr="00596AC5">
        <w:trPr>
          <w:jc w:val="center"/>
        </w:trPr>
        <w:tc>
          <w:tcPr>
            <w:tcW w:w="2875" w:type="dxa"/>
          </w:tcPr>
          <w:p w14:paraId="10C5E83D" w14:textId="10AEA482" w:rsidR="0093449D" w:rsidRPr="0058493F" w:rsidRDefault="00CD7D72" w:rsidP="0093449D">
            <w:pPr>
              <w:pStyle w:val="TableCell"/>
              <w:rPr>
                <w:sz w:val="16"/>
                <w:szCs w:val="16"/>
              </w:rPr>
            </w:pPr>
            <w:r>
              <w:rPr>
                <w:sz w:val="16"/>
                <w:szCs w:val="16"/>
              </w:rPr>
              <w:t>Scott Gibson</w:t>
            </w:r>
          </w:p>
        </w:tc>
        <w:tc>
          <w:tcPr>
            <w:tcW w:w="2430" w:type="dxa"/>
          </w:tcPr>
          <w:p w14:paraId="136B38AA" w14:textId="77777777" w:rsidR="0093449D" w:rsidRPr="0058493F" w:rsidRDefault="00596AC5" w:rsidP="0093449D">
            <w:pPr>
              <w:pStyle w:val="TableCell"/>
              <w:rPr>
                <w:sz w:val="16"/>
                <w:szCs w:val="16"/>
              </w:rPr>
            </w:pPr>
            <w:r>
              <w:rPr>
                <w:sz w:val="16"/>
                <w:szCs w:val="16"/>
              </w:rPr>
              <w:t>Solution Architect</w:t>
            </w:r>
          </w:p>
        </w:tc>
        <w:tc>
          <w:tcPr>
            <w:tcW w:w="3819" w:type="dxa"/>
          </w:tcPr>
          <w:p w14:paraId="136996B2" w14:textId="77777777" w:rsidR="0093449D" w:rsidRPr="0058493F" w:rsidRDefault="0093449D" w:rsidP="0093449D">
            <w:pPr>
              <w:pStyle w:val="TableCell"/>
              <w:rPr>
                <w:sz w:val="16"/>
                <w:szCs w:val="16"/>
              </w:rPr>
            </w:pPr>
          </w:p>
        </w:tc>
      </w:tr>
      <w:tr w:rsidR="00CD7D72" w:rsidRPr="0058493F" w14:paraId="03C222A0" w14:textId="77777777" w:rsidTr="00596AC5">
        <w:trPr>
          <w:jc w:val="center"/>
        </w:trPr>
        <w:tc>
          <w:tcPr>
            <w:tcW w:w="2875" w:type="dxa"/>
          </w:tcPr>
          <w:p w14:paraId="6CE5D581" w14:textId="7B3AE793" w:rsidR="00CD7D72" w:rsidRPr="0058493F" w:rsidRDefault="00CD7D72" w:rsidP="00CD7D72">
            <w:pPr>
              <w:pStyle w:val="TableCell"/>
              <w:rPr>
                <w:sz w:val="16"/>
                <w:szCs w:val="16"/>
              </w:rPr>
            </w:pPr>
            <w:r>
              <w:rPr>
                <w:sz w:val="16"/>
                <w:szCs w:val="16"/>
              </w:rPr>
              <w:t>Winnie Sheeram</w:t>
            </w:r>
          </w:p>
        </w:tc>
        <w:tc>
          <w:tcPr>
            <w:tcW w:w="2430" w:type="dxa"/>
          </w:tcPr>
          <w:p w14:paraId="483CB504" w14:textId="77777777" w:rsidR="00CD7D72" w:rsidRPr="0058493F" w:rsidRDefault="00CD7D72" w:rsidP="00CD7D72">
            <w:pPr>
              <w:pStyle w:val="TableCell"/>
              <w:rPr>
                <w:sz w:val="16"/>
                <w:szCs w:val="16"/>
              </w:rPr>
            </w:pPr>
            <w:r>
              <w:rPr>
                <w:sz w:val="16"/>
                <w:szCs w:val="16"/>
              </w:rPr>
              <w:t>QA Lead</w:t>
            </w:r>
          </w:p>
        </w:tc>
        <w:tc>
          <w:tcPr>
            <w:tcW w:w="3819" w:type="dxa"/>
          </w:tcPr>
          <w:p w14:paraId="5BF93DBB" w14:textId="77777777" w:rsidR="00CD7D72" w:rsidRPr="0058493F" w:rsidRDefault="00CD7D72" w:rsidP="00CD7D72">
            <w:pPr>
              <w:pStyle w:val="TableCell"/>
              <w:rPr>
                <w:sz w:val="16"/>
                <w:szCs w:val="16"/>
              </w:rPr>
            </w:pPr>
          </w:p>
        </w:tc>
      </w:tr>
      <w:tr w:rsidR="00CD7D72" w:rsidRPr="0058493F" w14:paraId="3DC760A6" w14:textId="77777777" w:rsidTr="00596AC5">
        <w:trPr>
          <w:jc w:val="center"/>
        </w:trPr>
        <w:tc>
          <w:tcPr>
            <w:tcW w:w="2875" w:type="dxa"/>
          </w:tcPr>
          <w:p w14:paraId="49B718FC" w14:textId="77777777" w:rsidR="00CD7D72" w:rsidRPr="0058493F" w:rsidRDefault="00CD7D72" w:rsidP="00CD7D72">
            <w:pPr>
              <w:pStyle w:val="TableCell"/>
              <w:rPr>
                <w:sz w:val="16"/>
                <w:szCs w:val="16"/>
              </w:rPr>
            </w:pPr>
          </w:p>
        </w:tc>
        <w:tc>
          <w:tcPr>
            <w:tcW w:w="2430" w:type="dxa"/>
          </w:tcPr>
          <w:p w14:paraId="1046529E" w14:textId="77777777" w:rsidR="00CD7D72" w:rsidRDefault="00CD7D72" w:rsidP="00CD7D72">
            <w:pPr>
              <w:pStyle w:val="TableCell"/>
              <w:rPr>
                <w:sz w:val="16"/>
                <w:szCs w:val="16"/>
              </w:rPr>
            </w:pPr>
            <w:r>
              <w:rPr>
                <w:sz w:val="16"/>
                <w:szCs w:val="16"/>
              </w:rPr>
              <w:t>Production Support Manager</w:t>
            </w:r>
          </w:p>
        </w:tc>
        <w:tc>
          <w:tcPr>
            <w:tcW w:w="3819" w:type="dxa"/>
          </w:tcPr>
          <w:p w14:paraId="74DC2D6B" w14:textId="77777777" w:rsidR="00CD7D72" w:rsidRPr="0058493F" w:rsidRDefault="00CD7D72" w:rsidP="00CD7D72">
            <w:pPr>
              <w:pStyle w:val="TableCell"/>
              <w:rPr>
                <w:sz w:val="16"/>
                <w:szCs w:val="16"/>
              </w:rPr>
            </w:pPr>
          </w:p>
        </w:tc>
      </w:tr>
      <w:tr w:rsidR="00D84D18" w:rsidRPr="0058493F" w14:paraId="12CA9488" w14:textId="77777777" w:rsidTr="00596AC5">
        <w:trPr>
          <w:jc w:val="center"/>
        </w:trPr>
        <w:tc>
          <w:tcPr>
            <w:tcW w:w="2875" w:type="dxa"/>
          </w:tcPr>
          <w:p w14:paraId="2F6770AE" w14:textId="3EF703F6" w:rsidR="00D84D18" w:rsidRPr="0058493F" w:rsidRDefault="00D84D18" w:rsidP="00CD7D72">
            <w:pPr>
              <w:pStyle w:val="TableCell"/>
              <w:rPr>
                <w:sz w:val="16"/>
                <w:szCs w:val="16"/>
              </w:rPr>
            </w:pPr>
            <w:r>
              <w:rPr>
                <w:sz w:val="16"/>
                <w:szCs w:val="16"/>
              </w:rPr>
              <w:t>Development Lead</w:t>
            </w:r>
          </w:p>
        </w:tc>
        <w:tc>
          <w:tcPr>
            <w:tcW w:w="2430" w:type="dxa"/>
          </w:tcPr>
          <w:p w14:paraId="2E5A93D6" w14:textId="14073CC1" w:rsidR="00D84D18" w:rsidRDefault="00D84D18" w:rsidP="00D84D18">
            <w:pPr>
              <w:pStyle w:val="TableCell"/>
              <w:rPr>
                <w:sz w:val="16"/>
                <w:szCs w:val="16"/>
              </w:rPr>
            </w:pPr>
            <w:r>
              <w:rPr>
                <w:sz w:val="16"/>
                <w:szCs w:val="16"/>
              </w:rPr>
              <w:t>Amiya Ranjan Mohnanty</w:t>
            </w:r>
          </w:p>
        </w:tc>
        <w:tc>
          <w:tcPr>
            <w:tcW w:w="3819" w:type="dxa"/>
          </w:tcPr>
          <w:p w14:paraId="63E63D4D" w14:textId="77777777" w:rsidR="00D84D18" w:rsidRPr="0058493F" w:rsidRDefault="00D84D18" w:rsidP="00CD7D72">
            <w:pPr>
              <w:pStyle w:val="TableCell"/>
              <w:rPr>
                <w:sz w:val="16"/>
                <w:szCs w:val="16"/>
              </w:rPr>
            </w:pPr>
          </w:p>
        </w:tc>
      </w:tr>
    </w:tbl>
    <w:p w14:paraId="24D3A709" w14:textId="77777777" w:rsidR="0093449D" w:rsidRDefault="0093449D" w:rsidP="00A07426">
      <w:pPr>
        <w:pStyle w:val="Body"/>
      </w:pPr>
    </w:p>
    <w:sectPr w:rsidR="0093449D" w:rsidSect="00E07670">
      <w:headerReference w:type="default" r:id="rId37"/>
      <w:footerReference w:type="even" r:id="rId38"/>
      <w:footerReference w:type="default" r:id="rId39"/>
      <w:footerReference w:type="first" r:id="rId40"/>
      <w:pgSz w:w="12240" w:h="15840" w:code="1"/>
      <w:pgMar w:top="1440" w:right="1080" w:bottom="1440" w:left="108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ibson, Scott" w:date="2024-06-20T08:37:00Z" w:initials="GS">
    <w:p w14:paraId="777F492C" w14:textId="7838DE07" w:rsidR="005E28F3" w:rsidRDefault="005E28F3">
      <w:pPr>
        <w:pStyle w:val="CommentText"/>
      </w:pPr>
      <w:r>
        <w:rPr>
          <w:rStyle w:val="CommentReference"/>
        </w:rPr>
        <w:annotationRef/>
      </w:r>
      <w:r>
        <w:t xml:space="preserve">Should be for the whole </w:t>
      </w:r>
      <w:proofErr w:type="spellStart"/>
      <w:r>
        <w:t>eAPI</w:t>
      </w:r>
      <w:proofErr w:type="spellEnd"/>
    </w:p>
  </w:comment>
  <w:comment w:id="6" w:author="Gibson, Scott" w:date="2024-06-20T08:37:00Z" w:initials="GS">
    <w:p w14:paraId="0B0F3D64" w14:textId="37072AE5" w:rsidR="005E28F3" w:rsidRDefault="005E28F3">
      <w:pPr>
        <w:pStyle w:val="CommentText"/>
      </w:pPr>
      <w:r>
        <w:rPr>
          <w:rStyle w:val="CommentReference"/>
        </w:rPr>
        <w:annotationRef/>
      </w:r>
      <w:r>
        <w:t xml:space="preserve">Not sure this is true, or may just be worded oddly. Do you mean that the </w:t>
      </w:r>
      <w:proofErr w:type="spellStart"/>
      <w:r>
        <w:t>eIdP</w:t>
      </w:r>
      <w:proofErr w:type="spellEnd"/>
      <w:r>
        <w:t xml:space="preserve"> is what will hold the application identity for the Admin portal and the actual API? If so, then that isn’t for accessing SQL – that is for accessing other services like Key Vault and App Config to get data. I am not sure you can use those app identities for SQL access. If you can, great, if not then the credentials may be in Key Vault.</w:t>
      </w:r>
    </w:p>
  </w:comment>
  <w:comment w:id="7" w:author="Gibson, Scott" w:date="2024-06-20T08:40:00Z" w:initials="GS">
    <w:p w14:paraId="1D26E411" w14:textId="24FEA5FA" w:rsidR="005E28F3" w:rsidRDefault="005E28F3">
      <w:pPr>
        <w:pStyle w:val="CommentText"/>
      </w:pPr>
      <w:r>
        <w:rPr>
          <w:rStyle w:val="CommentReference"/>
        </w:rPr>
        <w:annotationRef/>
      </w:r>
      <w:r>
        <w:t xml:space="preserve">I think you are planning to use this to store the files. If so, then you should re-label this </w:t>
      </w:r>
      <w:proofErr w:type="spellStart"/>
      <w:r>
        <w:t>eAPI</w:t>
      </w:r>
      <w:proofErr w:type="spellEnd"/>
      <w:r>
        <w:t xml:space="preserve"> file Store following </w:t>
      </w:r>
      <w:proofErr w:type="gramStart"/>
      <w:r>
        <w:t>the  more</w:t>
      </w:r>
      <w:proofErr w:type="gramEnd"/>
      <w:r>
        <w:t xml:space="preserve"> detailed format section (Description, tech portfolio) where you outline in the tech portfolio to be implemented using Azure Blob storage.</w:t>
      </w:r>
    </w:p>
  </w:comment>
  <w:comment w:id="10" w:author="Gibson, Scott" w:date="2024-06-20T08:42:00Z" w:initials="GS">
    <w:p w14:paraId="3879B2DB" w14:textId="04853C60" w:rsidR="005E28F3" w:rsidRDefault="005E28F3">
      <w:pPr>
        <w:pStyle w:val="CommentText"/>
      </w:pPr>
      <w:r>
        <w:rPr>
          <w:rStyle w:val="CommentReference"/>
        </w:rPr>
        <w:annotationRef/>
      </w:r>
      <w:r>
        <w:t xml:space="preserve">Is this one you are specifically creating for the </w:t>
      </w:r>
      <w:proofErr w:type="spellStart"/>
      <w:r>
        <w:t>eAPI</w:t>
      </w:r>
      <w:proofErr w:type="spellEnd"/>
      <w:r>
        <w:t>? Or is this an AOC library? If just for this system – will it be used by the actual API?</w:t>
      </w:r>
    </w:p>
  </w:comment>
  <w:comment w:id="11" w:author="Gibson, Scott" w:date="2024-06-20T08:43:00Z" w:initials="GS">
    <w:p w14:paraId="3ACE7311" w14:textId="419D934E" w:rsidR="005E28F3" w:rsidRDefault="005E28F3">
      <w:pPr>
        <w:pStyle w:val="CommentText"/>
      </w:pPr>
      <w:r>
        <w:rPr>
          <w:rStyle w:val="CommentReference"/>
        </w:rPr>
        <w:annotationRef/>
      </w:r>
      <w:r>
        <w:t>Is this necessary to make a library since only one app will use this?</w:t>
      </w:r>
    </w:p>
  </w:comment>
  <w:comment w:id="12" w:author="Gibson, Scott" w:date="2024-06-20T08:45:00Z" w:initials="GS">
    <w:p w14:paraId="26B3EAA4" w14:textId="68262D0A" w:rsidR="005E28F3" w:rsidRDefault="005E28F3">
      <w:pPr>
        <w:pStyle w:val="CommentText"/>
      </w:pPr>
      <w:r>
        <w:rPr>
          <w:rStyle w:val="CommentReference"/>
        </w:rPr>
        <w:annotationRef/>
      </w:r>
      <w:r>
        <w:t>Host?</w:t>
      </w:r>
    </w:p>
  </w:comment>
  <w:comment w:id="14" w:author="Gibson, Scott" w:date="2024-06-20T08:48:00Z" w:initials="GS">
    <w:p w14:paraId="2B13F62E" w14:textId="6DE980EF" w:rsidR="005E28F3" w:rsidRDefault="005E28F3">
      <w:pPr>
        <w:pStyle w:val="CommentText"/>
      </w:pPr>
      <w:r>
        <w:rPr>
          <w:rStyle w:val="CommentReference"/>
        </w:rPr>
        <w:annotationRef/>
      </w:r>
      <w:r>
        <w:t>Remove the AOC and</w:t>
      </w:r>
    </w:p>
  </w:comment>
  <w:comment w:id="17" w:author="Gibson, Scott" w:date="2024-06-20T08:46:00Z" w:initials="GS">
    <w:p w14:paraId="17C92E0E" w14:textId="2891A590" w:rsidR="005E28F3" w:rsidRDefault="005E28F3">
      <w:pPr>
        <w:pStyle w:val="CommentText"/>
      </w:pPr>
      <w:r>
        <w:rPr>
          <w:rStyle w:val="CommentReference"/>
        </w:rPr>
        <w:annotationRef/>
      </w:r>
      <w:r>
        <w:t>This should be much more specific. Point out this needs to be a an App Service instance of a given size</w:t>
      </w:r>
      <w:proofErr w:type="gramStart"/>
      <w:r>
        <w:t>…..</w:t>
      </w:r>
      <w:proofErr w:type="gramEnd"/>
    </w:p>
  </w:comment>
  <w:comment w:id="19" w:author="Gibson, Scott" w:date="2024-06-20T08:47:00Z" w:initials="GS">
    <w:p w14:paraId="5FD6D12D" w14:textId="6A89A208" w:rsidR="005E28F3" w:rsidRDefault="005E28F3">
      <w:pPr>
        <w:pStyle w:val="CommentText"/>
      </w:pPr>
      <w:r>
        <w:rPr>
          <w:rStyle w:val="CommentReference"/>
        </w:rPr>
        <w:annotationRef/>
      </w:r>
      <w:r>
        <w:t>This will not be in the internal on prem AOC network. The expectation is that this will be in the Azure cloud that we have never configured. Need to start outlining what we need this to look like for security</w:t>
      </w:r>
    </w:p>
  </w:comment>
  <w:comment w:id="21" w:author="Gibson, Scott" w:date="2024-06-20T08:47:00Z" w:initials="GS">
    <w:p w14:paraId="0758B612" w14:textId="2C78A28B" w:rsidR="005E28F3" w:rsidRDefault="005E28F3">
      <w:pPr>
        <w:pStyle w:val="CommentText"/>
      </w:pPr>
      <w:r>
        <w:rPr>
          <w:rStyle w:val="CommentReference"/>
        </w:rPr>
        <w:annotationRef/>
      </w:r>
      <w:r>
        <w:t xml:space="preserve">Talk to the expected </w:t>
      </w:r>
      <w:proofErr w:type="spellStart"/>
      <w:r>
        <w:t>configuation</w:t>
      </w:r>
      <w:proofErr w:type="spellEnd"/>
    </w:p>
  </w:comment>
  <w:comment w:id="22" w:author="Gibson, Scott" w:date="2024-06-20T08:49:00Z" w:initials="GS">
    <w:p w14:paraId="638EEFD6" w14:textId="649828B4" w:rsidR="005E28F3" w:rsidRDefault="005E28F3">
      <w:pPr>
        <w:pStyle w:val="CommentText"/>
      </w:pPr>
      <w:r>
        <w:rPr>
          <w:rStyle w:val="CommentReference"/>
        </w:rPr>
        <w:annotationRef/>
      </w:r>
      <w:r>
        <w:t>Way to generic here with no real information. Why are we going with a .NET core service for the API instead of leveraging Azure Integration Service resources? It’s not clear how this is implemented</w:t>
      </w:r>
    </w:p>
  </w:comment>
  <w:comment w:id="23" w:author="Gibson, Scott" w:date="2024-06-20T08:55:00Z" w:initials="GS">
    <w:p w14:paraId="008F7B66" w14:textId="0698C1A7" w:rsidR="005E28F3" w:rsidRDefault="005E28F3">
      <w:pPr>
        <w:pStyle w:val="CommentText"/>
      </w:pPr>
      <w:r>
        <w:rPr>
          <w:rStyle w:val="CommentReference"/>
        </w:rPr>
        <w:annotationRef/>
      </w:r>
      <w:r>
        <w:t>More specific – too generic. Azure SQL or on prem AOC SQL? If Azure SQL – what size?</w:t>
      </w:r>
    </w:p>
  </w:comment>
  <w:comment w:id="26" w:author="Gibson, Scott" w:date="2024-06-20T08:55:00Z" w:initials="GS">
    <w:p w14:paraId="0C82EE7C" w14:textId="1F1505AE" w:rsidR="005E28F3" w:rsidRDefault="005E28F3">
      <w:pPr>
        <w:pStyle w:val="CommentText"/>
      </w:pPr>
      <w:r>
        <w:rPr>
          <w:rStyle w:val="CommentReference"/>
        </w:rPr>
        <w:annotationRef/>
      </w:r>
      <w:r>
        <w:t>Remove. You will not follow this approach – you will follow the approach outlined during onboarding.</w:t>
      </w:r>
    </w:p>
  </w:comment>
  <w:comment w:id="34" w:author="Gibson, Scott" w:date="2024-06-20T08:56:00Z" w:initials="GS">
    <w:p w14:paraId="170E2998" w14:textId="2E82280D" w:rsidR="005E28F3" w:rsidRDefault="005E28F3">
      <w:pPr>
        <w:pStyle w:val="CommentText"/>
      </w:pPr>
      <w:r>
        <w:rPr>
          <w:rStyle w:val="CommentReference"/>
        </w:rPr>
        <w:annotationRef/>
      </w:r>
      <w:r>
        <w:t>Why are we looking at rate limiting on the admin portal?</w:t>
      </w:r>
    </w:p>
  </w:comment>
  <w:comment w:id="35" w:author="Gibson, Scott" w:date="2024-06-20T08:57:00Z" w:initials="GS">
    <w:p w14:paraId="3A060AE5" w14:textId="46EF0837" w:rsidR="005E28F3" w:rsidRDefault="005E28F3">
      <w:pPr>
        <w:pStyle w:val="CommentText"/>
      </w:pPr>
      <w:r>
        <w:rPr>
          <w:rStyle w:val="CommentReference"/>
        </w:rPr>
        <w:annotationRef/>
      </w:r>
      <w:r>
        <w:t xml:space="preserve">We are already connected to the </w:t>
      </w:r>
      <w:proofErr w:type="spellStart"/>
      <w:r>
        <w:t>eIDP</w:t>
      </w:r>
      <w:proofErr w:type="spellEnd"/>
      <w:r>
        <w:t xml:space="preserve"> – what is going on here?</w:t>
      </w:r>
    </w:p>
  </w:comment>
  <w:comment w:id="38" w:author="Gibson, Scott" w:date="2024-06-20T08:58:00Z" w:initials="GS">
    <w:p w14:paraId="02545979" w14:textId="55014770" w:rsidR="005E28F3" w:rsidRDefault="005E28F3">
      <w:pPr>
        <w:pStyle w:val="CommentText"/>
      </w:pPr>
      <w:r>
        <w:rPr>
          <w:rStyle w:val="CommentReference"/>
        </w:rPr>
        <w:annotationRef/>
      </w:r>
      <w:r>
        <w:t xml:space="preserve">Not sure where this is coming from. You should be authenticating using the </w:t>
      </w:r>
      <w:proofErr w:type="spellStart"/>
      <w:r>
        <w:t>IdP</w:t>
      </w:r>
      <w:proofErr w:type="spellEnd"/>
      <w:r>
        <w:t xml:space="preserve"> (via the </w:t>
      </w:r>
      <w:proofErr w:type="spellStart"/>
      <w:r>
        <w:t>eIdP</w:t>
      </w:r>
      <w:proofErr w:type="spellEnd"/>
      <w:r>
        <w:t>)</w:t>
      </w:r>
    </w:p>
  </w:comment>
  <w:comment w:id="40" w:author="Gibson, Scott" w:date="2024-06-20T08:59:00Z" w:initials="GS">
    <w:p w14:paraId="6E13D259" w14:textId="61306AE1" w:rsidR="005E28F3" w:rsidRDefault="005E28F3">
      <w:pPr>
        <w:pStyle w:val="CommentText"/>
      </w:pPr>
      <w:r>
        <w:rPr>
          <w:rStyle w:val="CommentReference"/>
        </w:rPr>
        <w:annotationRef/>
      </w:r>
      <w:r>
        <w:t xml:space="preserve">Shouldn’t be using the allowed access control for an application in </w:t>
      </w:r>
      <w:proofErr w:type="spellStart"/>
      <w:r>
        <w:t>Entra</w:t>
      </w:r>
      <w:proofErr w:type="spellEnd"/>
      <w:r>
        <w:t xml:space="preserve"> ID?</w:t>
      </w:r>
    </w:p>
  </w:comment>
  <w:comment w:id="42" w:author="Gibson, Scott" w:date="2024-06-20T08:59:00Z" w:initials="GS">
    <w:p w14:paraId="22542CC1" w14:textId="53C12F48" w:rsidR="005E28F3" w:rsidRDefault="005E28F3">
      <w:pPr>
        <w:pStyle w:val="CommentText"/>
      </w:pPr>
      <w:r>
        <w:rPr>
          <w:rStyle w:val="CommentReference"/>
        </w:rPr>
        <w:annotationRef/>
      </w:r>
      <w:r>
        <w:t>What is this?</w:t>
      </w:r>
    </w:p>
  </w:comment>
  <w:comment w:id="44" w:author="Gibson, Scott" w:date="2024-06-20T09:00:00Z" w:initials="GS">
    <w:p w14:paraId="67BFCC6A" w14:textId="46102735" w:rsidR="005E28F3" w:rsidRDefault="005E28F3">
      <w:pPr>
        <w:pStyle w:val="CommentText"/>
      </w:pPr>
      <w:r>
        <w:rPr>
          <w:rStyle w:val="CommentReference"/>
        </w:rPr>
        <w:annotationRef/>
      </w:r>
      <w:r>
        <w:t xml:space="preserve">Simplify. Only talk about what the technical design is going to do to prevent </w:t>
      </w:r>
      <w:proofErr w:type="gramStart"/>
      <w:r>
        <w:t>XSS  Way</w:t>
      </w:r>
      <w:proofErr w:type="gramEnd"/>
      <w:r>
        <w:t xml:space="preserve"> too long and includes information that is not technical design in nature and more about app support in nature</w:t>
      </w:r>
    </w:p>
  </w:comment>
  <w:comment w:id="45" w:author="Gibson, Scott" w:date="2024-06-20T08:59:00Z" w:initials="GS">
    <w:p w14:paraId="598D8D78" w14:textId="261A2833" w:rsidR="005E28F3" w:rsidRDefault="005E28F3">
      <w:pPr>
        <w:pStyle w:val="CommentText"/>
      </w:pPr>
      <w:r>
        <w:rPr>
          <w:rStyle w:val="CommentReference"/>
        </w:rPr>
        <w:annotationRef/>
      </w:r>
      <w:r>
        <w:t>This does not belong in a technical design</w:t>
      </w:r>
    </w:p>
  </w:comment>
  <w:comment w:id="48" w:author="Gibson, Scott" w:date="2024-06-20T09:01:00Z" w:initials="GS">
    <w:p w14:paraId="34A994B3" w14:textId="52BBBD56" w:rsidR="005E28F3" w:rsidRDefault="005E28F3">
      <w:pPr>
        <w:pStyle w:val="CommentText"/>
      </w:pPr>
      <w:r>
        <w:rPr>
          <w:rStyle w:val="CommentReference"/>
        </w:rPr>
        <w:annotationRef/>
      </w:r>
      <w:r>
        <w:t xml:space="preserve">This makes no sense to me – what is going on here? Is this the actual API service? If so there should only be 1 controller here with a single method here. </w:t>
      </w:r>
      <w:proofErr w:type="gramStart"/>
      <w:r>
        <w:t>Also</w:t>
      </w:r>
      <w:proofErr w:type="gramEnd"/>
      <w:r>
        <w:t xml:space="preserve"> If this is the case, why are we building out a .NET Core service instead of using AIS?</w:t>
      </w:r>
    </w:p>
  </w:comment>
  <w:comment w:id="49" w:author="Gibson, Scott" w:date="2024-06-20T09:03:00Z" w:initials="GS">
    <w:p w14:paraId="7967E96F" w14:textId="24FCA05D" w:rsidR="005E28F3" w:rsidRDefault="005E28F3">
      <w:pPr>
        <w:pStyle w:val="CommentText"/>
      </w:pPr>
      <w:r>
        <w:rPr>
          <w:rStyle w:val="CommentReference"/>
        </w:rPr>
        <w:annotationRef/>
      </w:r>
      <w:r>
        <w:t>Why is this here? The Actual API is not going to send emails!</w:t>
      </w:r>
    </w:p>
  </w:comment>
  <w:comment w:id="50" w:author="Gibson, Scott" w:date="2024-06-20T09:03:00Z" w:initials="GS">
    <w:p w14:paraId="421F2731" w14:textId="4D622471" w:rsidR="005E28F3" w:rsidRDefault="005E28F3">
      <w:pPr>
        <w:pStyle w:val="CommentText"/>
      </w:pPr>
      <w:r>
        <w:rPr>
          <w:rStyle w:val="CommentReference"/>
        </w:rPr>
        <w:annotationRef/>
      </w:r>
      <w:r>
        <w:t>This does not seem right given the functional design</w:t>
      </w:r>
    </w:p>
  </w:comment>
  <w:comment w:id="53" w:author="Gibson, Scott" w:date="2024-06-20T09:06:00Z" w:initials="GS">
    <w:p w14:paraId="1526CF69" w14:textId="3F034384" w:rsidR="005E28F3" w:rsidRDefault="005E28F3">
      <w:pPr>
        <w:pStyle w:val="CommentText"/>
      </w:pPr>
      <w:r>
        <w:rPr>
          <w:rStyle w:val="CommentReference"/>
        </w:rPr>
        <w:annotationRef/>
      </w:r>
      <w:r>
        <w:t>There should be a bunch of stuff here</w:t>
      </w:r>
    </w:p>
  </w:comment>
  <w:comment w:id="55" w:author="Gibson, Scott" w:date="2024-06-20T09:10:00Z" w:initials="GS">
    <w:p w14:paraId="6272A455" w14:textId="59268CFD" w:rsidR="003E5792" w:rsidRDefault="003E5792">
      <w:pPr>
        <w:pStyle w:val="CommentText"/>
      </w:pPr>
      <w:r>
        <w:rPr>
          <w:rStyle w:val="CommentReference"/>
        </w:rPr>
        <w:annotationRef/>
      </w:r>
      <w:proofErr w:type="spellStart"/>
      <w:r>
        <w:t>Elimate</w:t>
      </w:r>
      <w:proofErr w:type="spellEnd"/>
      <w:r>
        <w:t xml:space="preserve"> all of this text. </w:t>
      </w:r>
      <w:proofErr w:type="spellStart"/>
      <w:r>
        <w:t>Uneccessary</w:t>
      </w:r>
      <w:proofErr w:type="spellEnd"/>
      <w:r>
        <w:t xml:space="preserve"> and unwanted</w:t>
      </w:r>
    </w:p>
  </w:comment>
  <w:comment w:id="58" w:author="Gibson, Scott" w:date="2024-06-20T09:09:00Z" w:initials="GS">
    <w:p w14:paraId="5DE3D3B2" w14:textId="462F22E5" w:rsidR="003E5792" w:rsidRDefault="003E5792">
      <w:pPr>
        <w:pStyle w:val="CommentText"/>
      </w:pPr>
      <w:r>
        <w:rPr>
          <w:rStyle w:val="CommentReference"/>
        </w:rPr>
        <w:annotationRef/>
      </w:r>
      <w:r>
        <w:t>Eliminate the created by and updated attributes. The audit tables do that for us already – just creates data bloat</w:t>
      </w:r>
    </w:p>
  </w:comment>
  <w:comment w:id="57" w:author="Gibson, Scott" w:date="2024-06-20T09:09:00Z" w:initials="GS">
    <w:p w14:paraId="1FBDB8A9" w14:textId="5927FB5A" w:rsidR="003E5792" w:rsidRDefault="003E5792">
      <w:pPr>
        <w:pStyle w:val="CommentText"/>
      </w:pPr>
      <w:r>
        <w:rPr>
          <w:rStyle w:val="CommentReference"/>
        </w:rPr>
        <w:annotationRef/>
      </w:r>
      <w:r>
        <w:t xml:space="preserve">The database should be storing the certificates – that is the </w:t>
      </w:r>
      <w:proofErr w:type="spellStart"/>
      <w:r>
        <w:t>eIDP</w:t>
      </w:r>
      <w:proofErr w:type="spellEnd"/>
      <w:r>
        <w:t>!</w:t>
      </w:r>
    </w:p>
  </w:comment>
  <w:comment w:id="56" w:author="Gibson, Scott" w:date="2024-06-20T09:08:00Z" w:initials="GS">
    <w:p w14:paraId="7FFD618B" w14:textId="4D032BEF" w:rsidR="003E5792" w:rsidRDefault="003E5792">
      <w:pPr>
        <w:pStyle w:val="CommentText"/>
      </w:pPr>
      <w:r>
        <w:rPr>
          <w:rStyle w:val="CommentReference"/>
        </w:rPr>
        <w:annotationRef/>
      </w:r>
      <w:r>
        <w:t>What is contact type – not sure how that maps to the data dictionary</w:t>
      </w:r>
    </w:p>
  </w:comment>
  <w:comment w:id="62" w:author="Gibson, Scott" w:date="2024-06-20T09:10:00Z" w:initials="GS">
    <w:p w14:paraId="5C944277" w14:textId="1D6FC8AA" w:rsidR="003E5792" w:rsidRDefault="003E5792">
      <w:pPr>
        <w:pStyle w:val="CommentText"/>
      </w:pPr>
      <w:r>
        <w:rPr>
          <w:rStyle w:val="CommentReference"/>
        </w:rPr>
        <w:annotationRef/>
      </w:r>
      <w:r>
        <w:t>Diagram above should be here. Remove this one. Duplicative</w:t>
      </w:r>
    </w:p>
  </w:comment>
  <w:comment w:id="67" w:author="Gibson, Scott" w:date="2024-06-20T09:11:00Z" w:initials="GS">
    <w:p w14:paraId="1AC1170D" w14:textId="242DB453" w:rsidR="003E5792" w:rsidRDefault="003E5792">
      <w:pPr>
        <w:pStyle w:val="CommentText"/>
      </w:pPr>
      <w:r>
        <w:rPr>
          <w:rStyle w:val="CommentReference"/>
        </w:rPr>
        <w:annotationRef/>
      </w:r>
      <w:r>
        <w:t>NO!</w:t>
      </w:r>
    </w:p>
  </w:comment>
  <w:comment w:id="70" w:author="Gibson, Scott" w:date="2024-06-20T09:11:00Z" w:initials="GS">
    <w:p w14:paraId="60883C58" w14:textId="17398981" w:rsidR="003E5792" w:rsidRDefault="003E5792">
      <w:pPr>
        <w:pStyle w:val="CommentText"/>
      </w:pPr>
      <w:r>
        <w:rPr>
          <w:rStyle w:val="CommentReference"/>
        </w:rPr>
        <w:annotationRef/>
      </w:r>
      <w:r>
        <w:t xml:space="preserve">Are you not dependent on the file store and </w:t>
      </w:r>
      <w:proofErr w:type="spellStart"/>
      <w:r>
        <w:t>eIdP</w:t>
      </w:r>
      <w:proofErr w:type="spellEnd"/>
      <w:r>
        <w:t xml:space="preserve"> for some data which the database contains link information to?</w:t>
      </w:r>
      <w:bookmarkStart w:id="71" w:name="_GoBack"/>
      <w:bookmarkEnd w:id="7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7F492C" w15:done="0"/>
  <w15:commentEx w15:paraId="0B0F3D64" w15:done="0"/>
  <w15:commentEx w15:paraId="1D26E411" w15:done="0"/>
  <w15:commentEx w15:paraId="3879B2DB" w15:done="0"/>
  <w15:commentEx w15:paraId="3ACE7311" w15:done="0"/>
  <w15:commentEx w15:paraId="26B3EAA4" w15:done="0"/>
  <w15:commentEx w15:paraId="2B13F62E" w15:done="0"/>
  <w15:commentEx w15:paraId="17C92E0E" w15:done="0"/>
  <w15:commentEx w15:paraId="5FD6D12D" w15:done="0"/>
  <w15:commentEx w15:paraId="0758B612" w15:done="0"/>
  <w15:commentEx w15:paraId="638EEFD6" w15:done="0"/>
  <w15:commentEx w15:paraId="008F7B66" w15:done="0"/>
  <w15:commentEx w15:paraId="0C82EE7C" w15:done="0"/>
  <w15:commentEx w15:paraId="170E2998" w15:done="0"/>
  <w15:commentEx w15:paraId="3A060AE5" w15:done="0"/>
  <w15:commentEx w15:paraId="02545979" w15:done="0"/>
  <w15:commentEx w15:paraId="6E13D259" w15:done="0"/>
  <w15:commentEx w15:paraId="22542CC1" w15:done="0"/>
  <w15:commentEx w15:paraId="67BFCC6A" w15:done="0"/>
  <w15:commentEx w15:paraId="598D8D78" w15:done="0"/>
  <w15:commentEx w15:paraId="34A994B3" w15:done="0"/>
  <w15:commentEx w15:paraId="7967E96F" w15:done="0"/>
  <w15:commentEx w15:paraId="421F2731" w15:done="0"/>
  <w15:commentEx w15:paraId="1526CF69" w15:done="0"/>
  <w15:commentEx w15:paraId="6272A455" w15:done="0"/>
  <w15:commentEx w15:paraId="5DE3D3B2" w15:done="0"/>
  <w15:commentEx w15:paraId="1FBDB8A9" w15:done="0"/>
  <w15:commentEx w15:paraId="7FFD618B" w15:done="0"/>
  <w15:commentEx w15:paraId="5C944277" w15:done="0"/>
  <w15:commentEx w15:paraId="1AC1170D" w15:done="0"/>
  <w15:commentEx w15:paraId="60883C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7F492C" w16cid:durableId="2A1E68B6"/>
  <w16cid:commentId w16cid:paraId="0B0F3D64" w16cid:durableId="2A1E68DA"/>
  <w16cid:commentId w16cid:paraId="1D26E411" w16cid:durableId="2A1E6988"/>
  <w16cid:commentId w16cid:paraId="3879B2DB" w16cid:durableId="2A1E69E0"/>
  <w16cid:commentId w16cid:paraId="3ACE7311" w16cid:durableId="2A1E6A39"/>
  <w16cid:commentId w16cid:paraId="26B3EAA4" w16cid:durableId="2A1E6AB8"/>
  <w16cid:commentId w16cid:paraId="2B13F62E" w16cid:durableId="2A1E6B7A"/>
  <w16cid:commentId w16cid:paraId="17C92E0E" w16cid:durableId="2A1E6ADF"/>
  <w16cid:commentId w16cid:paraId="5FD6D12D" w16cid:durableId="2A1E6B21"/>
  <w16cid:commentId w16cid:paraId="0758B612" w16cid:durableId="2A1E6B10"/>
  <w16cid:commentId w16cid:paraId="638EEFD6" w16cid:durableId="2A1E6B8C"/>
  <w16cid:commentId w16cid:paraId="008F7B66" w16cid:durableId="2A1E6CE9"/>
  <w16cid:commentId w16cid:paraId="0C82EE7C" w16cid:durableId="2A1E6D11"/>
  <w16cid:commentId w16cid:paraId="170E2998" w16cid:durableId="2A1E6D58"/>
  <w16cid:commentId w16cid:paraId="3A060AE5" w16cid:durableId="2A1E6D7D"/>
  <w16cid:commentId w16cid:paraId="02545979" w16cid:durableId="2A1E6DB2"/>
  <w16cid:commentId w16cid:paraId="6E13D259" w16cid:durableId="2A1E6DD4"/>
  <w16cid:commentId w16cid:paraId="22542CC1" w16cid:durableId="2A1E6DFD"/>
  <w16cid:commentId w16cid:paraId="67BFCC6A" w16cid:durableId="2A1E6E32"/>
  <w16cid:commentId w16cid:paraId="598D8D78" w16cid:durableId="2A1E6E0E"/>
  <w16cid:commentId w16cid:paraId="34A994B3" w16cid:durableId="2A1E6E9B"/>
  <w16cid:commentId w16cid:paraId="7967E96F" w16cid:durableId="2A1E6ED7"/>
  <w16cid:commentId w16cid:paraId="421F2731" w16cid:durableId="2A1E6EF1"/>
  <w16cid:commentId w16cid:paraId="1526CF69" w16cid:durableId="2A1E6F8A"/>
  <w16cid:commentId w16cid:paraId="6272A455" w16cid:durableId="2A1E708E"/>
  <w16cid:commentId w16cid:paraId="5DE3D3B2" w16cid:durableId="2A1E704C"/>
  <w16cid:commentId w16cid:paraId="1FBDB8A9" w16cid:durableId="2A1E702E"/>
  <w16cid:commentId w16cid:paraId="7FFD618B" w16cid:durableId="2A1E701D"/>
  <w16cid:commentId w16cid:paraId="5C944277" w16cid:durableId="2A1E707E"/>
  <w16cid:commentId w16cid:paraId="1AC1170D" w16cid:durableId="2A1E70AF"/>
  <w16cid:commentId w16cid:paraId="60883C58" w16cid:durableId="2A1E70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A44D0" w14:textId="77777777" w:rsidR="005E28F3" w:rsidRDefault="005E28F3">
      <w:r>
        <w:separator/>
      </w:r>
    </w:p>
  </w:endnote>
  <w:endnote w:type="continuationSeparator" w:id="0">
    <w:p w14:paraId="1CE5D14F" w14:textId="77777777" w:rsidR="005E28F3" w:rsidRDefault="005E28F3">
      <w:r>
        <w:continuationSeparator/>
      </w:r>
    </w:p>
  </w:endnote>
  <w:endnote w:type="continuationNotice" w:id="1">
    <w:p w14:paraId="0F603FFB" w14:textId="77777777" w:rsidR="005E28F3" w:rsidRDefault="005E2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D6DC9" w14:textId="77777777" w:rsidR="005E28F3" w:rsidRDefault="005E2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DF74D" w14:textId="5B6C9AB8" w:rsidR="005E28F3" w:rsidRPr="00596AC5" w:rsidRDefault="005E28F3" w:rsidP="00596AC5">
    <w:pPr>
      <w:pStyle w:val="Footer"/>
      <w:rPr>
        <w:rFonts w:ascii="Arial" w:hAnsi="Arial" w:cs="Arial"/>
        <w:sz w:val="20"/>
      </w:rPr>
    </w:pPr>
    <w:r w:rsidRPr="00596AC5">
      <w:rPr>
        <w:rFonts w:ascii="Arial" w:hAnsi="Arial" w:cs="Arial"/>
        <w:sz w:val="20"/>
      </w:rPr>
      <w:t xml:space="preserve">Technical Specifications - </w:t>
    </w:r>
    <w:sdt>
      <w:sdtPr>
        <w:rPr>
          <w:rFonts w:ascii="Arial" w:hAnsi="Arial" w:cs="Arial"/>
          <w:sz w:val="20"/>
        </w:rPr>
        <w:alias w:val="Subject"/>
        <w:tag w:val=""/>
        <w:id w:val="-2111581325"/>
        <w:placeholder>
          <w:docPart w:val="657733C8F5D14614BE55E6FDCB7D4282"/>
        </w:placeholder>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sz w:val="20"/>
          </w:rPr>
          <w:t>External API Administrator’s Portal</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C204" w14:textId="77777777" w:rsidR="005E28F3" w:rsidRDefault="005E28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DC7A8" w14:textId="77777777" w:rsidR="005E28F3" w:rsidRDefault="005E28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0AEF" w14:textId="1249D0DE" w:rsidR="005E28F3" w:rsidRPr="00596AC5" w:rsidRDefault="005E28F3">
    <w:pPr>
      <w:pStyle w:val="Footer"/>
      <w:rPr>
        <w:rFonts w:ascii="Arial" w:hAnsi="Arial" w:cs="Arial"/>
        <w:sz w:val="20"/>
      </w:rPr>
    </w:pPr>
    <w:bookmarkStart w:id="104" w:name="_Hlk106183884"/>
    <w:r w:rsidRPr="00596AC5">
      <w:rPr>
        <w:rFonts w:ascii="Arial" w:hAnsi="Arial" w:cs="Arial"/>
        <w:sz w:val="20"/>
      </w:rPr>
      <w:t xml:space="preserve">Technical Specifications </w:t>
    </w:r>
    <w:r>
      <w:rPr>
        <w:rFonts w:ascii="Arial" w:hAnsi="Arial" w:cs="Arial"/>
        <w:sz w:val="20"/>
      </w:rPr>
      <w:t>–</w:t>
    </w:r>
    <w:r w:rsidRPr="00596AC5">
      <w:rPr>
        <w:rFonts w:ascii="Arial" w:hAnsi="Arial" w:cs="Arial"/>
        <w:sz w:val="20"/>
      </w:rPr>
      <w:t xml:space="preserve"> </w:t>
    </w:r>
    <w:sdt>
      <w:sdtPr>
        <w:rPr>
          <w:rFonts w:ascii="Arial" w:hAnsi="Arial" w:cs="Arial"/>
          <w:sz w:val="20"/>
        </w:rPr>
        <w:alias w:val="Subject"/>
        <w:tag w:val=""/>
        <w:id w:val="-1748265534"/>
        <w:placeholder>
          <w:docPart w:val="85E19E1014A147BA9A009FCFE2697768"/>
        </w:placeholder>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sz w:val="20"/>
          </w:rPr>
          <w:t>External API Administrator’s Portal</w:t>
        </w:r>
      </w:sdtContent>
    </w:sdt>
  </w:p>
  <w:bookmarkEnd w:id="104"/>
  <w:p w14:paraId="2AD96A30" w14:textId="77777777" w:rsidR="005E28F3" w:rsidRDefault="005E28F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31925" w14:textId="77777777" w:rsidR="005E28F3" w:rsidRDefault="005E2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AB8C0" w14:textId="77777777" w:rsidR="005E28F3" w:rsidRDefault="005E28F3">
      <w:r>
        <w:separator/>
      </w:r>
    </w:p>
  </w:footnote>
  <w:footnote w:type="continuationSeparator" w:id="0">
    <w:p w14:paraId="655F491D" w14:textId="77777777" w:rsidR="005E28F3" w:rsidRDefault="005E28F3">
      <w:r>
        <w:continuationSeparator/>
      </w:r>
    </w:p>
  </w:footnote>
  <w:footnote w:type="continuationNotice" w:id="1">
    <w:p w14:paraId="023909A4" w14:textId="77777777" w:rsidR="005E28F3" w:rsidRDefault="005E28F3"/>
  </w:footnote>
  <w:footnote w:id="2">
    <w:p w14:paraId="2F2315FB" w14:textId="77777777" w:rsidR="005E28F3" w:rsidRDefault="005E28F3" w:rsidP="00855188">
      <w:pPr>
        <w:pStyle w:val="FootnoteText"/>
      </w:pPr>
      <w:r>
        <w:rPr>
          <w:rStyle w:val="FootnoteReference"/>
        </w:rPr>
        <w:footnoteRef/>
      </w:r>
      <w:r>
        <w:t xml:space="preserve"> </w:t>
      </w:r>
      <w:hyperlink r:id="rId1" w:anchor="secret-storage-in-the-production-environment-with-azure-key-vault" w:history="1">
        <w:r w:rsidRPr="00A21A9E">
          <w:rPr>
            <w:rStyle w:val="Hyperlink"/>
          </w:rPr>
          <w:t>https://learn.microsoft.com/en-us/aspnet/core/security/key-vault-configuration?view=aspnetcore-6.0#secret-storage-in-the-production-environment-with-azure-key-vault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68507" w14:textId="77777777" w:rsidR="005E28F3" w:rsidRPr="00DD62B2" w:rsidRDefault="005E28F3" w:rsidP="00DD62B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6C567" w14:textId="47A970E7" w:rsidR="005E28F3" w:rsidRPr="00C759FD" w:rsidRDefault="005E28F3" w:rsidP="00C759FD">
    <w:pPr>
      <w:tabs>
        <w:tab w:val="center" w:pos="4320"/>
        <w:tab w:val="right" w:pos="8640"/>
      </w:tabs>
      <w:jc w:val="right"/>
      <w:rPr>
        <w:szCs w:val="24"/>
      </w:rPr>
    </w:pPr>
    <w:r w:rsidRPr="00C759FD">
      <w:fldChar w:fldCharType="begin"/>
    </w:r>
    <w:r w:rsidRPr="00C759FD">
      <w:instrText xml:space="preserve"> PAGE </w:instrText>
    </w:r>
    <w:r w:rsidRPr="00C759FD">
      <w:fldChar w:fldCharType="separate"/>
    </w:r>
    <w:r>
      <w:rPr>
        <w:noProof/>
      </w:rPr>
      <w:t>18</w:t>
    </w:r>
    <w:r w:rsidRPr="00C759FD">
      <w:fldChar w:fldCharType="end"/>
    </w:r>
    <w:r w:rsidRPr="00C759FD">
      <w:t xml:space="preserve"> of </w:t>
    </w:r>
    <w:r>
      <w:fldChar w:fldCharType="begin"/>
    </w:r>
    <w:r>
      <w:rPr>
        <w:rFonts w:ascii="Segoe UI" w:hAnsi="Segoe UI" w:cs="Segoe UI"/>
        <w:color w:val="000000"/>
      </w:rPr>
      <w:instrText>=</w:instrText>
    </w:r>
    <w:r>
      <w:rPr>
        <w:rFonts w:ascii="Segoe UI" w:hAnsi="Segoe UI" w:cs="Segoe UI"/>
        <w:color w:val="000000"/>
      </w:rPr>
      <w:fldChar w:fldCharType="begin"/>
    </w:r>
    <w:r>
      <w:rPr>
        <w:rFonts w:ascii="Segoe UI" w:hAnsi="Segoe UI" w:cs="Segoe UI"/>
        <w:color w:val="000000"/>
      </w:rPr>
      <w:instrText xml:space="preserve"> NUMPAGES   \* MERGEFORMAT </w:instrText>
    </w:r>
    <w:r>
      <w:rPr>
        <w:rFonts w:ascii="Segoe UI" w:hAnsi="Segoe UI" w:cs="Segoe UI"/>
        <w:color w:val="000000"/>
      </w:rPr>
      <w:fldChar w:fldCharType="separate"/>
    </w:r>
    <w:r w:rsidR="003E5792">
      <w:rPr>
        <w:rFonts w:ascii="Segoe UI" w:hAnsi="Segoe UI" w:cs="Segoe UI"/>
        <w:noProof/>
        <w:color w:val="000000"/>
      </w:rPr>
      <w:instrText>34</w:instrText>
    </w:r>
    <w:r>
      <w:rPr>
        <w:rFonts w:ascii="Segoe UI" w:hAnsi="Segoe UI" w:cs="Segoe UI"/>
        <w:color w:val="000000"/>
      </w:rPr>
      <w:fldChar w:fldCharType="end"/>
    </w:r>
    <w:r>
      <w:instrText xml:space="preserve"> </w:instrText>
    </w:r>
    <w:r>
      <w:rPr>
        <w:rFonts w:ascii="Segoe UI" w:hAnsi="Segoe UI" w:cs="Segoe UI"/>
        <w:color w:val="000000"/>
      </w:rPr>
      <w:instrText>-2</w:instrText>
    </w:r>
    <w:r>
      <w:instrText xml:space="preserve"> </w:instrText>
    </w:r>
    <w:r>
      <w:fldChar w:fldCharType="separate"/>
    </w:r>
    <w:r w:rsidR="003E5792">
      <w:rPr>
        <w:rFonts w:ascii="Segoe UI" w:hAnsi="Segoe UI" w:cs="Segoe UI"/>
        <w:noProof/>
        <w:color w:val="000000"/>
      </w:rPr>
      <w:t>32</w:t>
    </w:r>
    <w:r>
      <w:fldChar w:fldCharType="end"/>
    </w:r>
  </w:p>
</w:hdr>
</file>

<file path=word/intelligence2.xml><?xml version="1.0" encoding="utf-8"?>
<int2:intelligence xmlns:int2="http://schemas.microsoft.com/office/intelligence/2020/intelligence">
  <int2:observations>
    <int2:textHash int2:hashCode="ki7QBMOQ51ZZG1" int2:id="mkAxKl2G">
      <int2:state int2:type="AugLoop_Text_Critique" int2:value="Rejected"/>
    </int2:textHash>
    <int2:textHash int2:hashCode="ff6BDrLPaPfPbm" int2:id="TtpnTJ6d">
      <int2:state int2:type="AugLoop_Text_Critique" int2:value="Rejected"/>
    </int2:textHash>
    <int2:textHash int2:hashCode="pfPbRmqdG/FGNK" int2:id="jnOrnQCB">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2AA"/>
    <w:multiLevelType w:val="multilevel"/>
    <w:tmpl w:val="DB2A7D2E"/>
    <w:lvl w:ilvl="0">
      <w:start w:val="1"/>
      <w:numFmt w:val="decimal"/>
      <w:lvlText w:val="%1."/>
      <w:lvlJc w:val="left"/>
      <w:pPr>
        <w:tabs>
          <w:tab w:val="num" w:pos="2880"/>
        </w:tabs>
        <w:ind w:left="2880" w:hanging="360"/>
      </w:pPr>
    </w:lvl>
    <w:lvl w:ilvl="1">
      <w:start w:val="1"/>
      <w:numFmt w:val="bullet"/>
      <w:lvlText w:val="o"/>
      <w:lvlJc w:val="left"/>
      <w:pPr>
        <w:tabs>
          <w:tab w:val="num" w:pos="3600"/>
        </w:tabs>
        <w:ind w:left="3600" w:hanging="360"/>
      </w:pPr>
      <w:rPr>
        <w:rFonts w:ascii="Courier New" w:hAnsi="Courier New" w:hint="default"/>
        <w:sz w:val="20"/>
      </w:rPr>
    </w:lvl>
    <w:lvl w:ilvl="2">
      <w:start w:val="1"/>
      <w:numFmt w:val="bullet"/>
      <w:lvlText w:val=""/>
      <w:lvlJc w:val="left"/>
      <w:pPr>
        <w:tabs>
          <w:tab w:val="num" w:pos="4320"/>
        </w:tabs>
        <w:ind w:left="4320" w:hanging="360"/>
      </w:pPr>
      <w:rPr>
        <w:rFonts w:ascii="Wingdings" w:hAnsi="Wingdings" w:hint="default"/>
        <w:sz w:val="20"/>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 w15:restartNumberingAfterBreak="0">
    <w:nsid w:val="00CA7726"/>
    <w:multiLevelType w:val="multilevel"/>
    <w:tmpl w:val="65F4BBA2"/>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 w15:restartNumberingAfterBreak="0">
    <w:nsid w:val="01140DD5"/>
    <w:multiLevelType w:val="hybridMultilevel"/>
    <w:tmpl w:val="390255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AE78D3"/>
    <w:multiLevelType w:val="multilevel"/>
    <w:tmpl w:val="BFF6D8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CF72998"/>
    <w:multiLevelType w:val="hybridMultilevel"/>
    <w:tmpl w:val="8C0E73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9A19A4"/>
    <w:multiLevelType w:val="hybridMultilevel"/>
    <w:tmpl w:val="EB141A32"/>
    <w:lvl w:ilvl="0" w:tplc="FC66734A">
      <w:start w:val="1"/>
      <w:numFmt w:val="bullet"/>
      <w:pStyle w:val="Bulleted"/>
      <w:lvlText w:val=""/>
      <w:lvlJc w:val="left"/>
      <w:pPr>
        <w:tabs>
          <w:tab w:val="num" w:pos="1656"/>
        </w:tabs>
        <w:ind w:left="1656" w:hanging="360"/>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6" w15:restartNumberingAfterBreak="0">
    <w:nsid w:val="39424DBD"/>
    <w:multiLevelType w:val="singleLevel"/>
    <w:tmpl w:val="5DCCBB30"/>
    <w:lvl w:ilvl="0">
      <w:start w:val="1"/>
      <w:numFmt w:val="bullet"/>
      <w:pStyle w:val="Bullet1"/>
      <w:lvlText w:val=""/>
      <w:lvlJc w:val="left"/>
      <w:pPr>
        <w:tabs>
          <w:tab w:val="num" w:pos="360"/>
        </w:tabs>
        <w:ind w:left="360" w:hanging="360"/>
      </w:pPr>
      <w:rPr>
        <w:rFonts w:ascii="Symbol" w:hAnsi="Symbol" w:hint="default"/>
      </w:rPr>
    </w:lvl>
  </w:abstractNum>
  <w:abstractNum w:abstractNumId="7" w15:restartNumberingAfterBreak="0">
    <w:nsid w:val="42D76736"/>
    <w:multiLevelType w:val="multilevel"/>
    <w:tmpl w:val="9B00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025DA"/>
    <w:multiLevelType w:val="multilevel"/>
    <w:tmpl w:val="C92E8A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4FDC71A9"/>
    <w:multiLevelType w:val="multilevel"/>
    <w:tmpl w:val="574212FE"/>
    <w:lvl w:ilvl="0">
      <w:start w:val="1"/>
      <w:numFmt w:val="decimal"/>
      <w:pStyle w:val="Head1indarl"/>
      <w:lvlText w:val="%1"/>
      <w:lvlJc w:val="left"/>
      <w:pPr>
        <w:tabs>
          <w:tab w:val="num" w:pos="432"/>
        </w:tabs>
        <w:ind w:left="432" w:hanging="432"/>
      </w:pPr>
    </w:lvl>
    <w:lvl w:ilvl="1">
      <w:start w:val="1"/>
      <w:numFmt w:val="decimal"/>
      <w:pStyle w:val="Head2indarl"/>
      <w:lvlText w:val="%1.%2"/>
      <w:lvlJc w:val="left"/>
      <w:pPr>
        <w:tabs>
          <w:tab w:val="num" w:pos="936"/>
        </w:tabs>
        <w:ind w:left="936" w:hanging="576"/>
      </w:pPr>
    </w:lvl>
    <w:lvl w:ilvl="2">
      <w:start w:val="1"/>
      <w:numFmt w:val="upperLetter"/>
      <w:lvlText w:val="%3."/>
      <w:lvlJc w:val="left"/>
      <w:pPr>
        <w:tabs>
          <w:tab w:val="num" w:pos="360"/>
        </w:tabs>
        <w:ind w:left="360" w:hanging="360"/>
      </w:pPr>
    </w:lvl>
    <w:lvl w:ilvl="3">
      <w:start w:val="1"/>
      <w:numFmt w:val="decimal"/>
      <w:pStyle w:val="Head4indar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0674094"/>
    <w:multiLevelType w:val="hybridMultilevel"/>
    <w:tmpl w:val="572C84F2"/>
    <w:lvl w:ilvl="0" w:tplc="9730AEC8">
      <w:start w:val="1"/>
      <w:numFmt w:val="bullet"/>
      <w:pStyle w:val="List"/>
      <w:lvlText w:val=""/>
      <w:lvlJc w:val="left"/>
      <w:pPr>
        <w:tabs>
          <w:tab w:val="num" w:pos="360"/>
        </w:tabs>
        <w:ind w:left="360" w:hanging="360"/>
      </w:pPr>
      <w:rPr>
        <w:rFonts w:ascii="Wingdings" w:hAnsi="Wingdings" w:hint="default"/>
        <w:sz w:val="16"/>
      </w:rPr>
    </w:lvl>
    <w:lvl w:ilvl="1" w:tplc="BA888134" w:tentative="1">
      <w:start w:val="1"/>
      <w:numFmt w:val="bullet"/>
      <w:lvlText w:val="o"/>
      <w:lvlJc w:val="left"/>
      <w:pPr>
        <w:tabs>
          <w:tab w:val="num" w:pos="1440"/>
        </w:tabs>
        <w:ind w:left="1440" w:hanging="360"/>
      </w:pPr>
      <w:rPr>
        <w:rFonts w:ascii="Courier New" w:hAnsi="Courier New" w:hint="default"/>
      </w:rPr>
    </w:lvl>
    <w:lvl w:ilvl="2" w:tplc="39168EA2" w:tentative="1">
      <w:start w:val="1"/>
      <w:numFmt w:val="bullet"/>
      <w:lvlText w:val=""/>
      <w:lvlJc w:val="left"/>
      <w:pPr>
        <w:tabs>
          <w:tab w:val="num" w:pos="2160"/>
        </w:tabs>
        <w:ind w:left="2160" w:hanging="360"/>
      </w:pPr>
      <w:rPr>
        <w:rFonts w:ascii="Wingdings" w:hAnsi="Wingdings" w:hint="default"/>
      </w:rPr>
    </w:lvl>
    <w:lvl w:ilvl="3" w:tplc="88F46C90" w:tentative="1">
      <w:start w:val="1"/>
      <w:numFmt w:val="bullet"/>
      <w:lvlText w:val=""/>
      <w:lvlJc w:val="left"/>
      <w:pPr>
        <w:tabs>
          <w:tab w:val="num" w:pos="2880"/>
        </w:tabs>
        <w:ind w:left="2880" w:hanging="360"/>
      </w:pPr>
      <w:rPr>
        <w:rFonts w:ascii="Symbol" w:hAnsi="Symbol" w:hint="default"/>
      </w:rPr>
    </w:lvl>
    <w:lvl w:ilvl="4" w:tplc="2FC26F48" w:tentative="1">
      <w:start w:val="1"/>
      <w:numFmt w:val="bullet"/>
      <w:lvlText w:val="o"/>
      <w:lvlJc w:val="left"/>
      <w:pPr>
        <w:tabs>
          <w:tab w:val="num" w:pos="3600"/>
        </w:tabs>
        <w:ind w:left="3600" w:hanging="360"/>
      </w:pPr>
      <w:rPr>
        <w:rFonts w:ascii="Courier New" w:hAnsi="Courier New" w:hint="default"/>
      </w:rPr>
    </w:lvl>
    <w:lvl w:ilvl="5" w:tplc="89248B90" w:tentative="1">
      <w:start w:val="1"/>
      <w:numFmt w:val="bullet"/>
      <w:lvlText w:val=""/>
      <w:lvlJc w:val="left"/>
      <w:pPr>
        <w:tabs>
          <w:tab w:val="num" w:pos="4320"/>
        </w:tabs>
        <w:ind w:left="4320" w:hanging="360"/>
      </w:pPr>
      <w:rPr>
        <w:rFonts w:ascii="Wingdings" w:hAnsi="Wingdings" w:hint="default"/>
      </w:rPr>
    </w:lvl>
    <w:lvl w:ilvl="6" w:tplc="7EE6B388" w:tentative="1">
      <w:start w:val="1"/>
      <w:numFmt w:val="bullet"/>
      <w:lvlText w:val=""/>
      <w:lvlJc w:val="left"/>
      <w:pPr>
        <w:tabs>
          <w:tab w:val="num" w:pos="5040"/>
        </w:tabs>
        <w:ind w:left="5040" w:hanging="360"/>
      </w:pPr>
      <w:rPr>
        <w:rFonts w:ascii="Symbol" w:hAnsi="Symbol" w:hint="default"/>
      </w:rPr>
    </w:lvl>
    <w:lvl w:ilvl="7" w:tplc="EC229100" w:tentative="1">
      <w:start w:val="1"/>
      <w:numFmt w:val="bullet"/>
      <w:lvlText w:val="o"/>
      <w:lvlJc w:val="left"/>
      <w:pPr>
        <w:tabs>
          <w:tab w:val="num" w:pos="5760"/>
        </w:tabs>
        <w:ind w:left="5760" w:hanging="360"/>
      </w:pPr>
      <w:rPr>
        <w:rFonts w:ascii="Courier New" w:hAnsi="Courier New" w:hint="default"/>
      </w:rPr>
    </w:lvl>
    <w:lvl w:ilvl="8" w:tplc="240E849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3DC6596"/>
    <w:multiLevelType w:val="multilevel"/>
    <w:tmpl w:val="C8AAB77C"/>
    <w:lvl w:ilvl="0">
      <w:start w:val="1"/>
      <w:numFmt w:val="upperLetter"/>
      <w:suff w:val="space"/>
      <w:lvlText w:val="Appendix %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6320482"/>
    <w:multiLevelType w:val="multilevel"/>
    <w:tmpl w:val="8F4A98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pStyle w:val="Appendix5"/>
      <w:lvlText w:val="%1.%2.%3.%4.%5"/>
      <w:lvlJc w:val="left"/>
      <w:pPr>
        <w:tabs>
          <w:tab w:val="num" w:pos="1440"/>
        </w:tabs>
        <w:ind w:left="1008" w:hanging="1008"/>
      </w:pPr>
      <w:rPr>
        <w:rFonts w:hint="default"/>
      </w:rPr>
    </w:lvl>
    <w:lvl w:ilvl="5">
      <w:start w:val="1"/>
      <w:numFmt w:val="decimal"/>
      <w:pStyle w:val="Appendix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B3F37F4"/>
    <w:multiLevelType w:val="multilevel"/>
    <w:tmpl w:val="23F02864"/>
    <w:lvl w:ilvl="0">
      <w:start w:val="1"/>
      <w:numFmt w:val="decimal"/>
      <w:pStyle w:val="heading10"/>
      <w:lvlText w:val="%1"/>
      <w:lvlJc w:val="left"/>
      <w:pPr>
        <w:tabs>
          <w:tab w:val="num" w:pos="432"/>
        </w:tabs>
        <w:ind w:left="432" w:hanging="432"/>
      </w:pPr>
      <w:rPr>
        <w:rFonts w:hint="default"/>
      </w:rPr>
    </w:lvl>
    <w:lvl w:ilvl="1">
      <w:start w:val="1"/>
      <w:numFmt w:val="decimal"/>
      <w:pStyle w:val="heading20"/>
      <w:lvlText w:val="%1.%2"/>
      <w:lvlJc w:val="left"/>
      <w:pPr>
        <w:tabs>
          <w:tab w:val="num" w:pos="846"/>
        </w:tabs>
        <w:ind w:left="846" w:hanging="576"/>
      </w:pPr>
      <w:rPr>
        <w:rFonts w:hint="default"/>
      </w:rPr>
    </w:lvl>
    <w:lvl w:ilvl="2">
      <w:start w:val="1"/>
      <w:numFmt w:val="decimal"/>
      <w:pStyle w:val="heading30"/>
      <w:lvlText w:val="%1.%2.%3"/>
      <w:lvlJc w:val="left"/>
      <w:pPr>
        <w:tabs>
          <w:tab w:val="num" w:pos="720"/>
        </w:tabs>
        <w:ind w:left="720" w:hanging="720"/>
      </w:pPr>
      <w:rPr>
        <w:rFonts w:hint="default"/>
        <w:b w:val="0"/>
      </w:rPr>
    </w:lvl>
    <w:lvl w:ilvl="3">
      <w:start w:val="1"/>
      <w:numFmt w:val="decimal"/>
      <w:pStyle w:val="Heading40"/>
      <w:lvlText w:val="%1.%2.%3.%4"/>
      <w:lvlJc w:val="left"/>
      <w:pPr>
        <w:tabs>
          <w:tab w:val="num" w:pos="1080"/>
        </w:tabs>
        <w:ind w:left="864" w:hanging="864"/>
      </w:pPr>
      <w:rPr>
        <w:rFonts w:hint="default"/>
      </w:rPr>
    </w:lvl>
    <w:lvl w:ilvl="4">
      <w:start w:val="1"/>
      <w:numFmt w:val="decimal"/>
      <w:pStyle w:val="Heading50"/>
      <w:lvlText w:val="%1.%2.%3.%4.%5"/>
      <w:lvlJc w:val="left"/>
      <w:pPr>
        <w:tabs>
          <w:tab w:val="num" w:pos="1440"/>
        </w:tabs>
        <w:ind w:left="1008" w:hanging="1008"/>
      </w:pPr>
      <w:rPr>
        <w:rFonts w:hint="default"/>
      </w:rPr>
    </w:lvl>
    <w:lvl w:ilvl="5">
      <w:start w:val="1"/>
      <w:numFmt w:val="decimal"/>
      <w:lvlRestart w:val="0"/>
      <w:pStyle w:val="Heading60"/>
      <w:lvlText w:val="%1.%2.%3.%4.%5.%6"/>
      <w:lvlJc w:val="left"/>
      <w:pPr>
        <w:tabs>
          <w:tab w:val="num" w:pos="144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E6D3C30"/>
    <w:multiLevelType w:val="multilevel"/>
    <w:tmpl w:val="C8AAB77C"/>
    <w:lvl w:ilvl="0">
      <w:start w:val="1"/>
      <w:numFmt w:val="upperLetter"/>
      <w:pStyle w:val="Appendix"/>
      <w:suff w:val="space"/>
      <w:lvlText w:val="Appendix %1"/>
      <w:lvlJc w:val="left"/>
      <w:pPr>
        <w:ind w:left="432" w:hanging="432"/>
      </w:pPr>
      <w:rPr>
        <w:rFonts w:hint="default"/>
      </w:rPr>
    </w:lvl>
    <w:lvl w:ilvl="1">
      <w:start w:val="1"/>
      <w:numFmt w:val="decimal"/>
      <w:pStyle w:val="Appendix2"/>
      <w:lvlText w:val="%1.%2"/>
      <w:lvlJc w:val="left"/>
      <w:pPr>
        <w:tabs>
          <w:tab w:val="num" w:pos="576"/>
        </w:tabs>
        <w:ind w:left="576" w:hanging="576"/>
      </w:pPr>
      <w:rPr>
        <w:rFonts w:hint="default"/>
      </w:rPr>
    </w:lvl>
    <w:lvl w:ilvl="2">
      <w:start w:val="1"/>
      <w:numFmt w:val="decimal"/>
      <w:pStyle w:val="Appendix3"/>
      <w:lvlText w:val="%1.%2.%3"/>
      <w:lvlJc w:val="left"/>
      <w:pPr>
        <w:tabs>
          <w:tab w:val="num" w:pos="720"/>
        </w:tabs>
        <w:ind w:left="720" w:hanging="720"/>
      </w:pPr>
      <w:rPr>
        <w:rFonts w:hint="default"/>
      </w:rPr>
    </w:lvl>
    <w:lvl w:ilvl="3">
      <w:start w:val="1"/>
      <w:numFmt w:val="decimal"/>
      <w:pStyle w:val="Appendix4"/>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61A2F93"/>
    <w:multiLevelType w:val="hybridMultilevel"/>
    <w:tmpl w:val="A16C3198"/>
    <w:lvl w:ilvl="0" w:tplc="3D5EACC8">
      <w:start w:val="1"/>
      <w:numFmt w:val="bullet"/>
      <w:lvlText w:val=""/>
      <w:lvlJc w:val="left"/>
      <w:pPr>
        <w:tabs>
          <w:tab w:val="num" w:pos="720"/>
        </w:tabs>
        <w:ind w:left="720" w:hanging="360"/>
      </w:pPr>
      <w:rPr>
        <w:rFonts w:ascii="Symbol" w:hAnsi="Symbol" w:hint="default"/>
      </w:rPr>
    </w:lvl>
    <w:lvl w:ilvl="1" w:tplc="260C240E" w:tentative="1">
      <w:start w:val="1"/>
      <w:numFmt w:val="bullet"/>
      <w:lvlText w:val="o"/>
      <w:lvlJc w:val="left"/>
      <w:pPr>
        <w:tabs>
          <w:tab w:val="num" w:pos="1440"/>
        </w:tabs>
        <w:ind w:left="1440" w:hanging="360"/>
      </w:pPr>
      <w:rPr>
        <w:rFonts w:ascii="Courier New" w:hAnsi="Courier New" w:cs="Courier New" w:hint="default"/>
      </w:rPr>
    </w:lvl>
    <w:lvl w:ilvl="2" w:tplc="8D66FC4E" w:tentative="1">
      <w:start w:val="1"/>
      <w:numFmt w:val="bullet"/>
      <w:lvlText w:val=""/>
      <w:lvlJc w:val="left"/>
      <w:pPr>
        <w:tabs>
          <w:tab w:val="num" w:pos="2160"/>
        </w:tabs>
        <w:ind w:left="2160" w:hanging="360"/>
      </w:pPr>
      <w:rPr>
        <w:rFonts w:ascii="Wingdings" w:hAnsi="Wingdings" w:hint="default"/>
      </w:rPr>
    </w:lvl>
    <w:lvl w:ilvl="3" w:tplc="C13A5930" w:tentative="1">
      <w:start w:val="1"/>
      <w:numFmt w:val="bullet"/>
      <w:lvlText w:val=""/>
      <w:lvlJc w:val="left"/>
      <w:pPr>
        <w:tabs>
          <w:tab w:val="num" w:pos="2880"/>
        </w:tabs>
        <w:ind w:left="2880" w:hanging="360"/>
      </w:pPr>
      <w:rPr>
        <w:rFonts w:ascii="Symbol" w:hAnsi="Symbol" w:hint="default"/>
      </w:rPr>
    </w:lvl>
    <w:lvl w:ilvl="4" w:tplc="1F569E42" w:tentative="1">
      <w:start w:val="1"/>
      <w:numFmt w:val="bullet"/>
      <w:lvlText w:val="o"/>
      <w:lvlJc w:val="left"/>
      <w:pPr>
        <w:tabs>
          <w:tab w:val="num" w:pos="3600"/>
        </w:tabs>
        <w:ind w:left="3600" w:hanging="360"/>
      </w:pPr>
      <w:rPr>
        <w:rFonts w:ascii="Courier New" w:hAnsi="Courier New" w:cs="Courier New" w:hint="default"/>
      </w:rPr>
    </w:lvl>
    <w:lvl w:ilvl="5" w:tplc="F8625888" w:tentative="1">
      <w:start w:val="1"/>
      <w:numFmt w:val="bullet"/>
      <w:lvlText w:val=""/>
      <w:lvlJc w:val="left"/>
      <w:pPr>
        <w:tabs>
          <w:tab w:val="num" w:pos="4320"/>
        </w:tabs>
        <w:ind w:left="4320" w:hanging="360"/>
      </w:pPr>
      <w:rPr>
        <w:rFonts w:ascii="Wingdings" w:hAnsi="Wingdings" w:hint="default"/>
      </w:rPr>
    </w:lvl>
    <w:lvl w:ilvl="6" w:tplc="E354BAFA" w:tentative="1">
      <w:start w:val="1"/>
      <w:numFmt w:val="bullet"/>
      <w:lvlText w:val=""/>
      <w:lvlJc w:val="left"/>
      <w:pPr>
        <w:tabs>
          <w:tab w:val="num" w:pos="5040"/>
        </w:tabs>
        <w:ind w:left="5040" w:hanging="360"/>
      </w:pPr>
      <w:rPr>
        <w:rFonts w:ascii="Symbol" w:hAnsi="Symbol" w:hint="default"/>
      </w:rPr>
    </w:lvl>
    <w:lvl w:ilvl="7" w:tplc="B0005ADA" w:tentative="1">
      <w:start w:val="1"/>
      <w:numFmt w:val="bullet"/>
      <w:lvlText w:val="o"/>
      <w:lvlJc w:val="left"/>
      <w:pPr>
        <w:tabs>
          <w:tab w:val="num" w:pos="5760"/>
        </w:tabs>
        <w:ind w:left="5760" w:hanging="360"/>
      </w:pPr>
      <w:rPr>
        <w:rFonts w:ascii="Courier New" w:hAnsi="Courier New" w:cs="Courier New" w:hint="default"/>
      </w:rPr>
    </w:lvl>
    <w:lvl w:ilvl="8" w:tplc="D6088BF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B426A83"/>
    <w:multiLevelType w:val="hybridMultilevel"/>
    <w:tmpl w:val="CBD2ECBE"/>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2"/>
  </w:num>
  <w:num w:numId="4">
    <w:abstractNumId w:val="12"/>
  </w:num>
  <w:num w:numId="5">
    <w:abstractNumId w:val="13"/>
  </w:num>
  <w:num w:numId="6">
    <w:abstractNumId w:val="10"/>
  </w:num>
  <w:num w:numId="7">
    <w:abstractNumId w:val="16"/>
  </w:num>
  <w:num w:numId="8">
    <w:abstractNumId w:val="6"/>
  </w:num>
  <w:num w:numId="9">
    <w:abstractNumId w:val="9"/>
  </w:num>
  <w:num w:numId="10">
    <w:abstractNumId w:val="13"/>
  </w:num>
  <w:num w:numId="11">
    <w:abstractNumId w:val="4"/>
  </w:num>
  <w:num w:numId="12">
    <w:abstractNumId w:val="8"/>
  </w:num>
  <w:num w:numId="13">
    <w:abstractNumId w:val="15"/>
  </w:num>
  <w:num w:numId="14">
    <w:abstractNumId w:val="13"/>
  </w:num>
  <w:num w:numId="15">
    <w:abstractNumId w:val="13"/>
  </w:num>
  <w:num w:numId="16">
    <w:abstractNumId w:val="14"/>
  </w:num>
  <w:num w:numId="17">
    <w:abstractNumId w:val="14"/>
  </w:num>
  <w:num w:numId="18">
    <w:abstractNumId w:val="11"/>
  </w:num>
  <w:num w:numId="19">
    <w:abstractNumId w:val="5"/>
  </w:num>
  <w:num w:numId="20">
    <w:abstractNumId w:val="2"/>
  </w:num>
  <w:num w:numId="21">
    <w:abstractNumId w:val="7"/>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
  </w:num>
  <w:num w:numId="25">
    <w:abstractNumId w:val="0"/>
  </w:num>
  <w:num w:numId="26">
    <w:abstractNumId w:val="13"/>
  </w:num>
  <w:num w:numId="27">
    <w:abstractNumId w:val="13"/>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son, Scott">
    <w15:presenceInfo w15:providerId="AD" w15:userId="S-1-5-21-2052111302-507921405-725345543-36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style="mso-position-horizontal:center" fillcolor="white" stroke="f">
      <v:fill color="white"/>
      <v:stroke on="f"/>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14D"/>
    <w:rsid w:val="00011CA3"/>
    <w:rsid w:val="00034D2C"/>
    <w:rsid w:val="0006238A"/>
    <w:rsid w:val="00066C3D"/>
    <w:rsid w:val="0007113F"/>
    <w:rsid w:val="000742A0"/>
    <w:rsid w:val="00086E01"/>
    <w:rsid w:val="0008743A"/>
    <w:rsid w:val="000A33C8"/>
    <w:rsid w:val="000A5CAF"/>
    <w:rsid w:val="000B0381"/>
    <w:rsid w:val="000B0F31"/>
    <w:rsid w:val="000B2744"/>
    <w:rsid w:val="000B49AC"/>
    <w:rsid w:val="000E0E9C"/>
    <w:rsid w:val="000F4DE1"/>
    <w:rsid w:val="001039D3"/>
    <w:rsid w:val="00104E94"/>
    <w:rsid w:val="001054BC"/>
    <w:rsid w:val="00120482"/>
    <w:rsid w:val="00127A3B"/>
    <w:rsid w:val="00135006"/>
    <w:rsid w:val="00152F02"/>
    <w:rsid w:val="00170A01"/>
    <w:rsid w:val="001906BF"/>
    <w:rsid w:val="0019124C"/>
    <w:rsid w:val="00193DE6"/>
    <w:rsid w:val="001B0502"/>
    <w:rsid w:val="001B69FF"/>
    <w:rsid w:val="001F200C"/>
    <w:rsid w:val="001F22DA"/>
    <w:rsid w:val="0020154E"/>
    <w:rsid w:val="0020261F"/>
    <w:rsid w:val="0021544B"/>
    <w:rsid w:val="0022745D"/>
    <w:rsid w:val="00243140"/>
    <w:rsid w:val="002534EC"/>
    <w:rsid w:val="00275674"/>
    <w:rsid w:val="002853C8"/>
    <w:rsid w:val="00293BC8"/>
    <w:rsid w:val="002B1C52"/>
    <w:rsid w:val="002B3074"/>
    <w:rsid w:val="002B732F"/>
    <w:rsid w:val="002D6DE9"/>
    <w:rsid w:val="002E498F"/>
    <w:rsid w:val="002F10E7"/>
    <w:rsid w:val="002F64C8"/>
    <w:rsid w:val="00316819"/>
    <w:rsid w:val="003201C2"/>
    <w:rsid w:val="003329D0"/>
    <w:rsid w:val="00334278"/>
    <w:rsid w:val="00336876"/>
    <w:rsid w:val="0036641A"/>
    <w:rsid w:val="0037189D"/>
    <w:rsid w:val="00383939"/>
    <w:rsid w:val="00385367"/>
    <w:rsid w:val="00385432"/>
    <w:rsid w:val="00394880"/>
    <w:rsid w:val="003A7334"/>
    <w:rsid w:val="003B43A3"/>
    <w:rsid w:val="003B7972"/>
    <w:rsid w:val="003C096A"/>
    <w:rsid w:val="003C4BDC"/>
    <w:rsid w:val="003D4429"/>
    <w:rsid w:val="003D69B4"/>
    <w:rsid w:val="003D6DE2"/>
    <w:rsid w:val="003D7822"/>
    <w:rsid w:val="003E1A66"/>
    <w:rsid w:val="003E1CE2"/>
    <w:rsid w:val="003E5792"/>
    <w:rsid w:val="003F6FD8"/>
    <w:rsid w:val="00406A06"/>
    <w:rsid w:val="00410FD3"/>
    <w:rsid w:val="0041660C"/>
    <w:rsid w:val="00432EB6"/>
    <w:rsid w:val="00444891"/>
    <w:rsid w:val="00451024"/>
    <w:rsid w:val="00455AFC"/>
    <w:rsid w:val="00456717"/>
    <w:rsid w:val="00457F55"/>
    <w:rsid w:val="0046168D"/>
    <w:rsid w:val="004633E1"/>
    <w:rsid w:val="00463AFA"/>
    <w:rsid w:val="00464EC7"/>
    <w:rsid w:val="00475162"/>
    <w:rsid w:val="004772B7"/>
    <w:rsid w:val="004868B1"/>
    <w:rsid w:val="004873E1"/>
    <w:rsid w:val="00496420"/>
    <w:rsid w:val="004C6853"/>
    <w:rsid w:val="004C74C8"/>
    <w:rsid w:val="004D4AFB"/>
    <w:rsid w:val="004D6DAA"/>
    <w:rsid w:val="00501831"/>
    <w:rsid w:val="00501E4C"/>
    <w:rsid w:val="005133C5"/>
    <w:rsid w:val="005277EE"/>
    <w:rsid w:val="005301FF"/>
    <w:rsid w:val="0053092B"/>
    <w:rsid w:val="00554FE4"/>
    <w:rsid w:val="005574AE"/>
    <w:rsid w:val="00564FE8"/>
    <w:rsid w:val="005735F1"/>
    <w:rsid w:val="00587E25"/>
    <w:rsid w:val="005913D9"/>
    <w:rsid w:val="005943B2"/>
    <w:rsid w:val="00596AC5"/>
    <w:rsid w:val="005A2752"/>
    <w:rsid w:val="005A51D1"/>
    <w:rsid w:val="005A5535"/>
    <w:rsid w:val="005A762E"/>
    <w:rsid w:val="005B2947"/>
    <w:rsid w:val="005B666B"/>
    <w:rsid w:val="005B7705"/>
    <w:rsid w:val="005C67A4"/>
    <w:rsid w:val="005D0C7E"/>
    <w:rsid w:val="005D4DE3"/>
    <w:rsid w:val="005D752C"/>
    <w:rsid w:val="005D7AB2"/>
    <w:rsid w:val="005E28F3"/>
    <w:rsid w:val="005E2ACC"/>
    <w:rsid w:val="006155C3"/>
    <w:rsid w:val="00630DFA"/>
    <w:rsid w:val="00633642"/>
    <w:rsid w:val="00635053"/>
    <w:rsid w:val="00637E56"/>
    <w:rsid w:val="00640A0D"/>
    <w:rsid w:val="0064279B"/>
    <w:rsid w:val="0064355A"/>
    <w:rsid w:val="00652237"/>
    <w:rsid w:val="006551F4"/>
    <w:rsid w:val="00655EF4"/>
    <w:rsid w:val="00657894"/>
    <w:rsid w:val="0067040D"/>
    <w:rsid w:val="00673DEC"/>
    <w:rsid w:val="006836E3"/>
    <w:rsid w:val="0069346A"/>
    <w:rsid w:val="006A3E13"/>
    <w:rsid w:val="006A3F3A"/>
    <w:rsid w:val="006B257C"/>
    <w:rsid w:val="006E4F48"/>
    <w:rsid w:val="007118FC"/>
    <w:rsid w:val="00711A6E"/>
    <w:rsid w:val="00715313"/>
    <w:rsid w:val="00725E3C"/>
    <w:rsid w:val="007309AD"/>
    <w:rsid w:val="00745791"/>
    <w:rsid w:val="0075174A"/>
    <w:rsid w:val="00754F5F"/>
    <w:rsid w:val="00764918"/>
    <w:rsid w:val="00780634"/>
    <w:rsid w:val="00780DD3"/>
    <w:rsid w:val="00793FC7"/>
    <w:rsid w:val="00797B2A"/>
    <w:rsid w:val="007A521D"/>
    <w:rsid w:val="007B1C4D"/>
    <w:rsid w:val="007B7D58"/>
    <w:rsid w:val="007C0D7D"/>
    <w:rsid w:val="007E090E"/>
    <w:rsid w:val="007E21FD"/>
    <w:rsid w:val="0080650F"/>
    <w:rsid w:val="0081435E"/>
    <w:rsid w:val="00822206"/>
    <w:rsid w:val="00842A21"/>
    <w:rsid w:val="00855188"/>
    <w:rsid w:val="00855C2F"/>
    <w:rsid w:val="008630CD"/>
    <w:rsid w:val="008634BD"/>
    <w:rsid w:val="0086351E"/>
    <w:rsid w:val="00864509"/>
    <w:rsid w:val="00874613"/>
    <w:rsid w:val="00877124"/>
    <w:rsid w:val="00880A30"/>
    <w:rsid w:val="00881E59"/>
    <w:rsid w:val="00882D10"/>
    <w:rsid w:val="008A457E"/>
    <w:rsid w:val="008B580F"/>
    <w:rsid w:val="008C1905"/>
    <w:rsid w:val="008C323B"/>
    <w:rsid w:val="008D416C"/>
    <w:rsid w:val="008E145F"/>
    <w:rsid w:val="008E4852"/>
    <w:rsid w:val="0091321C"/>
    <w:rsid w:val="0092069A"/>
    <w:rsid w:val="00921B0C"/>
    <w:rsid w:val="0092385E"/>
    <w:rsid w:val="0093449D"/>
    <w:rsid w:val="009413DF"/>
    <w:rsid w:val="00942ACF"/>
    <w:rsid w:val="009441FE"/>
    <w:rsid w:val="00946EC9"/>
    <w:rsid w:val="00952E98"/>
    <w:rsid w:val="009672D7"/>
    <w:rsid w:val="009809B9"/>
    <w:rsid w:val="009966A1"/>
    <w:rsid w:val="009A6364"/>
    <w:rsid w:val="009B218C"/>
    <w:rsid w:val="009C5DC9"/>
    <w:rsid w:val="009C5FDD"/>
    <w:rsid w:val="009D27C2"/>
    <w:rsid w:val="009D4990"/>
    <w:rsid w:val="009D5D62"/>
    <w:rsid w:val="009D71D7"/>
    <w:rsid w:val="009E2AF3"/>
    <w:rsid w:val="009F231C"/>
    <w:rsid w:val="009F63F1"/>
    <w:rsid w:val="00A07426"/>
    <w:rsid w:val="00A33ACB"/>
    <w:rsid w:val="00A40370"/>
    <w:rsid w:val="00A40FF6"/>
    <w:rsid w:val="00A53638"/>
    <w:rsid w:val="00A56102"/>
    <w:rsid w:val="00A6683F"/>
    <w:rsid w:val="00A76E4F"/>
    <w:rsid w:val="00A915CE"/>
    <w:rsid w:val="00AA03F9"/>
    <w:rsid w:val="00AD0818"/>
    <w:rsid w:val="00AD1EAC"/>
    <w:rsid w:val="00AE2EFA"/>
    <w:rsid w:val="00AF5D39"/>
    <w:rsid w:val="00B260FB"/>
    <w:rsid w:val="00B264CD"/>
    <w:rsid w:val="00B33042"/>
    <w:rsid w:val="00B336CA"/>
    <w:rsid w:val="00B3614D"/>
    <w:rsid w:val="00B45669"/>
    <w:rsid w:val="00B47A5E"/>
    <w:rsid w:val="00B531BC"/>
    <w:rsid w:val="00B71D4C"/>
    <w:rsid w:val="00B72B50"/>
    <w:rsid w:val="00B72E5B"/>
    <w:rsid w:val="00B7410C"/>
    <w:rsid w:val="00B8320B"/>
    <w:rsid w:val="00B85D06"/>
    <w:rsid w:val="00B902D5"/>
    <w:rsid w:val="00B94C20"/>
    <w:rsid w:val="00B95A39"/>
    <w:rsid w:val="00BB3F0D"/>
    <w:rsid w:val="00BC3D85"/>
    <w:rsid w:val="00BF7DF7"/>
    <w:rsid w:val="00C073D1"/>
    <w:rsid w:val="00C24044"/>
    <w:rsid w:val="00C2634C"/>
    <w:rsid w:val="00C32464"/>
    <w:rsid w:val="00C33871"/>
    <w:rsid w:val="00C34825"/>
    <w:rsid w:val="00C4014B"/>
    <w:rsid w:val="00C45457"/>
    <w:rsid w:val="00C50B8B"/>
    <w:rsid w:val="00C55B02"/>
    <w:rsid w:val="00C64F81"/>
    <w:rsid w:val="00C66BA6"/>
    <w:rsid w:val="00C71CA4"/>
    <w:rsid w:val="00C72628"/>
    <w:rsid w:val="00C759FD"/>
    <w:rsid w:val="00C91390"/>
    <w:rsid w:val="00CC4C21"/>
    <w:rsid w:val="00CD7D72"/>
    <w:rsid w:val="00CE3B4F"/>
    <w:rsid w:val="00CE587D"/>
    <w:rsid w:val="00CF4B69"/>
    <w:rsid w:val="00CF7245"/>
    <w:rsid w:val="00D01B91"/>
    <w:rsid w:val="00D11382"/>
    <w:rsid w:val="00D120F4"/>
    <w:rsid w:val="00D129E2"/>
    <w:rsid w:val="00D14922"/>
    <w:rsid w:val="00D209B6"/>
    <w:rsid w:val="00D233B5"/>
    <w:rsid w:val="00D26EA9"/>
    <w:rsid w:val="00D54E45"/>
    <w:rsid w:val="00D7253F"/>
    <w:rsid w:val="00D752C5"/>
    <w:rsid w:val="00D84D18"/>
    <w:rsid w:val="00D933AD"/>
    <w:rsid w:val="00DB7981"/>
    <w:rsid w:val="00DC12C1"/>
    <w:rsid w:val="00DC6DC8"/>
    <w:rsid w:val="00DD121D"/>
    <w:rsid w:val="00DD1E52"/>
    <w:rsid w:val="00DD3A31"/>
    <w:rsid w:val="00DD62B2"/>
    <w:rsid w:val="00DD643B"/>
    <w:rsid w:val="00DD6FDF"/>
    <w:rsid w:val="00DD7829"/>
    <w:rsid w:val="00DE74EC"/>
    <w:rsid w:val="00DF674A"/>
    <w:rsid w:val="00E02FFA"/>
    <w:rsid w:val="00E0672A"/>
    <w:rsid w:val="00E07670"/>
    <w:rsid w:val="00E15BA5"/>
    <w:rsid w:val="00E15FD8"/>
    <w:rsid w:val="00E17874"/>
    <w:rsid w:val="00E336EB"/>
    <w:rsid w:val="00E4382E"/>
    <w:rsid w:val="00E66D06"/>
    <w:rsid w:val="00E90218"/>
    <w:rsid w:val="00EA1216"/>
    <w:rsid w:val="00EA27D1"/>
    <w:rsid w:val="00EAB0C4"/>
    <w:rsid w:val="00EB237A"/>
    <w:rsid w:val="00EB4A0A"/>
    <w:rsid w:val="00EC597C"/>
    <w:rsid w:val="00EC701D"/>
    <w:rsid w:val="00ED4B6B"/>
    <w:rsid w:val="00EE472F"/>
    <w:rsid w:val="00EF234E"/>
    <w:rsid w:val="00EF62B4"/>
    <w:rsid w:val="00F04EC4"/>
    <w:rsid w:val="00F05A56"/>
    <w:rsid w:val="00F25AF1"/>
    <w:rsid w:val="00F322DE"/>
    <w:rsid w:val="00F422D1"/>
    <w:rsid w:val="00F729A7"/>
    <w:rsid w:val="00F75BF2"/>
    <w:rsid w:val="00F95971"/>
    <w:rsid w:val="00F97465"/>
    <w:rsid w:val="00FA2467"/>
    <w:rsid w:val="00FC2E12"/>
    <w:rsid w:val="00FC777D"/>
    <w:rsid w:val="01CF72A5"/>
    <w:rsid w:val="03370CB4"/>
    <w:rsid w:val="03DE0CA9"/>
    <w:rsid w:val="068BB164"/>
    <w:rsid w:val="068C12BF"/>
    <w:rsid w:val="069A0EAA"/>
    <w:rsid w:val="06C6C5A8"/>
    <w:rsid w:val="0B95356B"/>
    <w:rsid w:val="0C8F6ACB"/>
    <w:rsid w:val="0E18F3EE"/>
    <w:rsid w:val="13D7590A"/>
    <w:rsid w:val="15B432E9"/>
    <w:rsid w:val="16F050E2"/>
    <w:rsid w:val="197ED9A2"/>
    <w:rsid w:val="1ABF802F"/>
    <w:rsid w:val="1BFA2EB0"/>
    <w:rsid w:val="1C3F0F43"/>
    <w:rsid w:val="1D0CBE65"/>
    <w:rsid w:val="1E98C550"/>
    <w:rsid w:val="1F83AECE"/>
    <w:rsid w:val="20D39118"/>
    <w:rsid w:val="20F7B6A2"/>
    <w:rsid w:val="21825E9C"/>
    <w:rsid w:val="21CAF46C"/>
    <w:rsid w:val="221CFD87"/>
    <w:rsid w:val="22C5250B"/>
    <w:rsid w:val="2369F033"/>
    <w:rsid w:val="239FA000"/>
    <w:rsid w:val="26F0A496"/>
    <w:rsid w:val="26F5DC7D"/>
    <w:rsid w:val="2766E64C"/>
    <w:rsid w:val="2956ED2B"/>
    <w:rsid w:val="2B8F3390"/>
    <w:rsid w:val="2C636FAD"/>
    <w:rsid w:val="2C6B472C"/>
    <w:rsid w:val="2DC3C052"/>
    <w:rsid w:val="2F474DDE"/>
    <w:rsid w:val="3103EE29"/>
    <w:rsid w:val="31D8DD3B"/>
    <w:rsid w:val="31EBD3F2"/>
    <w:rsid w:val="329B87AB"/>
    <w:rsid w:val="34E3FEAD"/>
    <w:rsid w:val="35FC2358"/>
    <w:rsid w:val="37A29973"/>
    <w:rsid w:val="382FFEA2"/>
    <w:rsid w:val="3848127F"/>
    <w:rsid w:val="393E326C"/>
    <w:rsid w:val="39E7AC09"/>
    <w:rsid w:val="3ABC3085"/>
    <w:rsid w:val="3CE32F6D"/>
    <w:rsid w:val="429A5226"/>
    <w:rsid w:val="43BD8B0A"/>
    <w:rsid w:val="4626B101"/>
    <w:rsid w:val="48A7AF82"/>
    <w:rsid w:val="48C05D27"/>
    <w:rsid w:val="48DE86CE"/>
    <w:rsid w:val="48F9CBDB"/>
    <w:rsid w:val="49E7CFC9"/>
    <w:rsid w:val="4A589053"/>
    <w:rsid w:val="4B3BF240"/>
    <w:rsid w:val="4D224211"/>
    <w:rsid w:val="4D9D0E5B"/>
    <w:rsid w:val="4FCF2422"/>
    <w:rsid w:val="50263028"/>
    <w:rsid w:val="503E1521"/>
    <w:rsid w:val="5104F616"/>
    <w:rsid w:val="5165DD0F"/>
    <w:rsid w:val="5423A97A"/>
    <w:rsid w:val="543635E2"/>
    <w:rsid w:val="54480B86"/>
    <w:rsid w:val="5535E24A"/>
    <w:rsid w:val="55A10FBE"/>
    <w:rsid w:val="59C11F81"/>
    <w:rsid w:val="5AAA7926"/>
    <w:rsid w:val="5B76661D"/>
    <w:rsid w:val="5B7C18DA"/>
    <w:rsid w:val="5C59C7CB"/>
    <w:rsid w:val="5D4E8A39"/>
    <w:rsid w:val="5E3BA5BC"/>
    <w:rsid w:val="61B20125"/>
    <w:rsid w:val="61BD4B6F"/>
    <w:rsid w:val="61CD0338"/>
    <w:rsid w:val="6258A73E"/>
    <w:rsid w:val="64789A6F"/>
    <w:rsid w:val="673DC786"/>
    <w:rsid w:val="67691280"/>
    <w:rsid w:val="696D430C"/>
    <w:rsid w:val="6984F285"/>
    <w:rsid w:val="6A1C03A4"/>
    <w:rsid w:val="6A7926D0"/>
    <w:rsid w:val="6A85DB1E"/>
    <w:rsid w:val="6B9BD68B"/>
    <w:rsid w:val="6C12D5EF"/>
    <w:rsid w:val="6CFD42EA"/>
    <w:rsid w:val="6EC280C3"/>
    <w:rsid w:val="6FC176A2"/>
    <w:rsid w:val="70FB0F05"/>
    <w:rsid w:val="740EA6CF"/>
    <w:rsid w:val="74731EB1"/>
    <w:rsid w:val="7767C9F4"/>
    <w:rsid w:val="78DA4456"/>
    <w:rsid w:val="7A3203F5"/>
    <w:rsid w:val="7AC5126C"/>
    <w:rsid w:val="7AE5C844"/>
    <w:rsid w:val="7B07A711"/>
    <w:rsid w:val="7B90FDC6"/>
    <w:rsid w:val="7BAA8D00"/>
    <w:rsid w:val="7BCC1049"/>
    <w:rsid w:val="7D9A8124"/>
    <w:rsid w:val="7E2BD287"/>
    <w:rsid w:val="7F278B4B"/>
    <w:rsid w:val="7FA2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style="mso-position-horizontal:center" fillcolor="white" stroke="f">
      <v:fill color="white"/>
      <v:stroke on="f"/>
    </o:shapedefaults>
    <o:shapelayout v:ext="edit">
      <o:idmap v:ext="edit" data="2"/>
    </o:shapelayout>
  </w:shapeDefaults>
  <w:decimalSymbol w:val="."/>
  <w:listSeparator w:val=","/>
  <w14:docId w14:val="6BFDA49B"/>
  <w15:chartTrackingRefBased/>
  <w15:docId w15:val="{6365E6A6-0A2B-4CA8-940E-3296A3A0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873E1"/>
    <w:rPr>
      <w:rFonts w:ascii="Arial" w:hAnsi="Arial"/>
    </w:rPr>
  </w:style>
  <w:style w:type="paragraph" w:styleId="Heading1">
    <w:name w:val="heading 1"/>
    <w:aliases w:val="Standards Heading 1"/>
    <w:basedOn w:val="Normal"/>
    <w:next w:val="Normal"/>
    <w:qFormat/>
    <w:pPr>
      <w:keepNext/>
      <w:spacing w:before="240" w:after="60"/>
      <w:outlineLvl w:val="0"/>
    </w:pPr>
    <w:rPr>
      <w:rFonts w:ascii="Book Antiqua" w:hAnsi="Book Antiqua"/>
      <w:b/>
      <w:kern w:val="28"/>
      <w:sz w:val="28"/>
    </w:rPr>
  </w:style>
  <w:style w:type="paragraph" w:styleId="Heading2">
    <w:name w:val="heading 2"/>
    <w:aliases w:val="Standards Heading 2,h2,2m"/>
    <w:basedOn w:val="Normal"/>
    <w:next w:val="Normal"/>
    <w:qFormat/>
    <w:pPr>
      <w:keepNext/>
      <w:spacing w:before="240" w:after="60"/>
      <w:outlineLvl w:val="1"/>
    </w:pPr>
    <w:rPr>
      <w:rFonts w:ascii="Book Antiqua" w:hAnsi="Book Antiqua"/>
      <w:b/>
      <w:i/>
      <w:sz w:val="24"/>
    </w:rPr>
  </w:style>
  <w:style w:type="paragraph" w:styleId="Heading3">
    <w:name w:val="heading 3"/>
    <w:aliases w:val="Standards Heading 3,h3"/>
    <w:basedOn w:val="Normal"/>
    <w:next w:val="Normal"/>
    <w:qFormat/>
    <w:pPr>
      <w:keepNext/>
      <w:spacing w:before="240" w:after="60"/>
      <w:outlineLvl w:val="2"/>
    </w:pPr>
    <w:rPr>
      <w:rFonts w:ascii="Book Antiqua" w:hAnsi="Book Antiqua"/>
      <w:sz w:val="24"/>
    </w:rPr>
  </w:style>
  <w:style w:type="paragraph" w:styleId="Heading4">
    <w:name w:val="heading 4"/>
    <w:basedOn w:val="Normal"/>
    <w:next w:val="Normal"/>
    <w:qFormat/>
    <w:pPr>
      <w:keepNext/>
      <w:numPr>
        <w:ilvl w:val="3"/>
        <w:numId w:val="1"/>
      </w:numPr>
      <w:spacing w:before="120"/>
      <w:outlineLvl w:val="3"/>
    </w:pPr>
    <w:rPr>
      <w:rFonts w:cs="Arial"/>
      <w:iCs/>
      <w:smallCaps/>
    </w:rPr>
  </w:style>
  <w:style w:type="paragraph" w:styleId="Heading5">
    <w:name w:val="heading 5"/>
    <w:aliases w:val="Hdg 5"/>
    <w:basedOn w:val="Normal"/>
    <w:next w:val="Normal"/>
    <w:qFormat/>
    <w:pPr>
      <w:numPr>
        <w:ilvl w:val="4"/>
        <w:numId w:val="1"/>
      </w:numPr>
      <w:spacing w:before="120" w:after="20"/>
      <w:outlineLvl w:val="4"/>
    </w:pPr>
    <w:rPr>
      <w:i/>
      <w:smallCaps/>
    </w:rPr>
  </w:style>
  <w:style w:type="paragraph" w:styleId="Heading6">
    <w:name w:val="heading 6"/>
    <w:aliases w:val="Hdg 6"/>
    <w:basedOn w:val="Normal"/>
    <w:next w:val="Normal"/>
    <w:qFormat/>
    <w:pPr>
      <w:numPr>
        <w:ilvl w:val="5"/>
        <w:numId w:val="1"/>
      </w:numPr>
      <w:spacing w:before="240" w:after="60"/>
      <w:outlineLvl w:val="5"/>
    </w:pPr>
    <w:rPr>
      <w:i/>
    </w:rPr>
  </w:style>
  <w:style w:type="paragraph" w:styleId="Heading7">
    <w:name w:val="heading 7"/>
    <w:aliases w:val="Hdg 7"/>
    <w:basedOn w:val="Normal"/>
    <w:next w:val="Normal"/>
    <w:qFormat/>
    <w:pPr>
      <w:numPr>
        <w:ilvl w:val="6"/>
        <w:numId w:val="1"/>
      </w:numPr>
      <w:spacing w:before="240" w:after="60"/>
      <w:outlineLvl w:val="6"/>
    </w:pPr>
  </w:style>
  <w:style w:type="paragraph" w:styleId="Heading8">
    <w:name w:val="heading 8"/>
    <w:aliases w:val="Hdg 8"/>
    <w:basedOn w:val="Normal"/>
    <w:next w:val="Normal"/>
    <w:qFormat/>
    <w:pPr>
      <w:numPr>
        <w:ilvl w:val="7"/>
        <w:numId w:val="1"/>
      </w:numPr>
      <w:spacing w:before="240" w:after="60"/>
      <w:outlineLvl w:val="7"/>
    </w:pPr>
    <w:rPr>
      <w:i/>
    </w:rPr>
  </w:style>
  <w:style w:type="paragraph" w:styleId="Heading9">
    <w:name w:val="heading 9"/>
    <w:aliases w:val="Hd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 10"/>
    <w:next w:val="Body"/>
    <w:link w:val="Heading1Char"/>
    <w:pPr>
      <w:keepNext/>
      <w:numPr>
        <w:numId w:val="5"/>
      </w:numPr>
      <w:pBdr>
        <w:bottom w:val="double" w:sz="4" w:space="1" w:color="auto"/>
      </w:pBdr>
      <w:spacing w:before="240" w:after="120"/>
      <w:outlineLvl w:val="0"/>
    </w:pPr>
    <w:rPr>
      <w:rFonts w:ascii="Arial" w:hAnsi="Arial"/>
      <w:b/>
      <w:sz w:val="44"/>
    </w:rPr>
  </w:style>
  <w:style w:type="paragraph" w:customStyle="1" w:styleId="Body">
    <w:name w:val="Body"/>
    <w:pPr>
      <w:tabs>
        <w:tab w:val="left" w:pos="7920"/>
      </w:tabs>
      <w:spacing w:after="120"/>
    </w:pPr>
    <w:rPr>
      <w:rFonts w:ascii="Arial" w:hAnsi="Arial"/>
    </w:rPr>
  </w:style>
  <w:style w:type="paragraph" w:customStyle="1" w:styleId="heading20">
    <w:name w:val="heading 20"/>
    <w:basedOn w:val="heading10"/>
    <w:next w:val="Body"/>
    <w:link w:val="Heading2Char"/>
    <w:pPr>
      <w:numPr>
        <w:ilvl w:val="1"/>
      </w:numPr>
      <w:pBdr>
        <w:bottom w:val="none" w:sz="0" w:space="0" w:color="auto"/>
      </w:pBdr>
      <w:outlineLvl w:val="1"/>
    </w:pPr>
    <w:rPr>
      <w:b w:val="0"/>
      <w:sz w:val="32"/>
    </w:rPr>
  </w:style>
  <w:style w:type="paragraph" w:customStyle="1" w:styleId="heading30">
    <w:name w:val="heading 30"/>
    <w:basedOn w:val="heading10"/>
    <w:next w:val="Body"/>
    <w:pPr>
      <w:numPr>
        <w:ilvl w:val="2"/>
      </w:numPr>
      <w:pBdr>
        <w:bottom w:val="none" w:sz="0" w:space="0" w:color="auto"/>
      </w:pBdr>
      <w:outlineLvl w:val="2"/>
    </w:pPr>
    <w:rPr>
      <w:sz w:val="24"/>
    </w:rPr>
  </w:style>
  <w:style w:type="paragraph" w:customStyle="1" w:styleId="Heading40">
    <w:name w:val="Heading4"/>
    <w:basedOn w:val="heading10"/>
    <w:next w:val="Body"/>
    <w:pPr>
      <w:numPr>
        <w:ilvl w:val="3"/>
      </w:numPr>
      <w:pBdr>
        <w:bottom w:val="none" w:sz="0" w:space="0" w:color="auto"/>
      </w:pBdr>
      <w:tabs>
        <w:tab w:val="left" w:pos="900"/>
      </w:tabs>
      <w:outlineLvl w:val="3"/>
    </w:pPr>
    <w:rPr>
      <w:b w:val="0"/>
      <w:i/>
      <w:sz w:val="24"/>
    </w:rPr>
  </w:style>
  <w:style w:type="paragraph" w:customStyle="1" w:styleId="Titletext">
    <w:name w:val="Titletext"/>
    <w:basedOn w:val="Normal"/>
    <w:next w:val="Normal"/>
    <w:pPr>
      <w:keepLines/>
      <w:spacing w:before="480"/>
      <w:jc w:val="center"/>
    </w:pPr>
    <w:rPr>
      <w:rFonts w:cs="Arial"/>
      <w:b/>
      <w:sz w:val="48"/>
    </w:rPr>
  </w:style>
  <w:style w:type="paragraph" w:styleId="TOC1">
    <w:name w:val="toc 1"/>
    <w:basedOn w:val="Normal"/>
    <w:autoRedefine/>
    <w:uiPriority w:val="39"/>
    <w:pPr>
      <w:tabs>
        <w:tab w:val="left" w:pos="360"/>
        <w:tab w:val="right" w:leader="dot" w:pos="8640"/>
      </w:tabs>
      <w:spacing w:before="120"/>
    </w:pPr>
    <w:rPr>
      <w:b/>
      <w:noProof/>
    </w:rPr>
  </w:style>
  <w:style w:type="paragraph" w:styleId="TOC2">
    <w:name w:val="toc 2"/>
    <w:basedOn w:val="Normal"/>
    <w:uiPriority w:val="39"/>
    <w:pPr>
      <w:tabs>
        <w:tab w:val="left" w:pos="936"/>
        <w:tab w:val="left" w:pos="1080"/>
        <w:tab w:val="right" w:leader="dot" w:pos="8640"/>
      </w:tabs>
      <w:ind w:left="360"/>
    </w:pPr>
    <w:rPr>
      <w:noProof/>
      <w:szCs w:val="32"/>
    </w:rPr>
  </w:style>
  <w:style w:type="paragraph" w:styleId="TOC3">
    <w:name w:val="toc 3"/>
    <w:basedOn w:val="Normal"/>
    <w:semiHidden/>
    <w:pPr>
      <w:tabs>
        <w:tab w:val="left" w:pos="1440"/>
        <w:tab w:val="left" w:pos="1920"/>
        <w:tab w:val="right" w:leader="dot" w:pos="8640"/>
      </w:tabs>
      <w:ind w:left="720"/>
    </w:pPr>
    <w:rPr>
      <w:noProof/>
      <w:szCs w:val="24"/>
    </w:rPr>
  </w:style>
  <w:style w:type="paragraph" w:styleId="TOC4">
    <w:name w:val="toc 4"/>
    <w:basedOn w:val="Normal"/>
    <w:semiHidden/>
    <w:pPr>
      <w:tabs>
        <w:tab w:val="left" w:pos="1440"/>
        <w:tab w:val="left" w:pos="1993"/>
        <w:tab w:val="right" w:leader="dot" w:pos="8640"/>
      </w:tabs>
      <w:ind w:left="1080"/>
    </w:pPr>
    <w:rPr>
      <w:noProof/>
      <w:szCs w:val="24"/>
    </w:rPr>
  </w:style>
  <w:style w:type="paragraph" w:customStyle="1" w:styleId="TableHeading">
    <w:name w:val="Table Heading"/>
    <w:basedOn w:val="Normal"/>
    <w:next w:val="Body"/>
    <w:pPr>
      <w:spacing w:before="60" w:after="60"/>
    </w:pPr>
    <w:rPr>
      <w:rFonts w:cs="Arial"/>
      <w:b/>
      <w:color w:val="FFFFFF"/>
    </w:rPr>
  </w:style>
  <w:style w:type="paragraph" w:customStyle="1" w:styleId="TableCell">
    <w:name w:val="Table Cell"/>
    <w:basedOn w:val="Normal"/>
    <w:next w:val="Body"/>
    <w:pPr>
      <w:spacing w:before="20" w:after="20"/>
    </w:pPr>
    <w:rPr>
      <w:rFonts w:cs="Arial"/>
      <w:noProof/>
    </w:rPr>
  </w:style>
  <w:style w:type="paragraph" w:customStyle="1" w:styleId="Appendix">
    <w:name w:val="Appendix"/>
    <w:basedOn w:val="heading10"/>
    <w:next w:val="Body"/>
    <w:pPr>
      <w:numPr>
        <w:numId w:val="2"/>
      </w:numPr>
    </w:pPr>
  </w:style>
  <w:style w:type="paragraph" w:customStyle="1" w:styleId="Appendix2">
    <w:name w:val="Appendix2"/>
    <w:basedOn w:val="heading20"/>
    <w:next w:val="Body"/>
    <w:pPr>
      <w:numPr>
        <w:numId w:val="2"/>
      </w:numPr>
    </w:pPr>
  </w:style>
  <w:style w:type="paragraph" w:customStyle="1" w:styleId="Appendix3">
    <w:name w:val="Appendix3"/>
    <w:basedOn w:val="heading30"/>
    <w:next w:val="Body"/>
    <w:pPr>
      <w:numPr>
        <w:numId w:val="2"/>
      </w:numPr>
    </w:pPr>
  </w:style>
  <w:style w:type="paragraph" w:customStyle="1" w:styleId="Appendix4">
    <w:name w:val="Appendix4"/>
    <w:basedOn w:val="Heading40"/>
    <w:next w:val="Body"/>
    <w:pPr>
      <w:numPr>
        <w:numId w:val="2"/>
      </w:numPr>
    </w:pPr>
  </w:style>
  <w:style w:type="paragraph" w:styleId="TOC5">
    <w:name w:val="toc 5"/>
    <w:basedOn w:val="Normal"/>
    <w:next w:val="Normal"/>
    <w:autoRedefine/>
    <w:semiHidden/>
    <w:pPr>
      <w:ind w:left="960"/>
    </w:pPr>
    <w:rPr>
      <w:rFonts w:ascii="Times New Roman" w:hAnsi="Times New Roman"/>
      <w:sz w:val="24"/>
      <w:szCs w:val="24"/>
      <w:lang w:val="en-GB"/>
    </w:rPr>
  </w:style>
  <w:style w:type="paragraph" w:styleId="TOC6">
    <w:name w:val="toc 6"/>
    <w:basedOn w:val="Normal"/>
    <w:next w:val="Normal"/>
    <w:autoRedefine/>
    <w:semiHidden/>
    <w:pPr>
      <w:ind w:left="1200"/>
    </w:pPr>
    <w:rPr>
      <w:rFonts w:ascii="Times New Roman" w:hAnsi="Times New Roman"/>
      <w:sz w:val="24"/>
      <w:szCs w:val="24"/>
      <w:lang w:val="en-GB"/>
    </w:rPr>
  </w:style>
  <w:style w:type="paragraph" w:styleId="TOC7">
    <w:name w:val="toc 7"/>
    <w:basedOn w:val="Normal"/>
    <w:next w:val="Normal"/>
    <w:autoRedefine/>
    <w:semiHidden/>
    <w:pPr>
      <w:ind w:left="1440"/>
    </w:pPr>
    <w:rPr>
      <w:rFonts w:ascii="Times New Roman" w:hAnsi="Times New Roman"/>
      <w:sz w:val="24"/>
      <w:szCs w:val="24"/>
      <w:lang w:val="en-GB"/>
    </w:rPr>
  </w:style>
  <w:style w:type="paragraph" w:styleId="TOC8">
    <w:name w:val="toc 8"/>
    <w:basedOn w:val="Normal"/>
    <w:next w:val="Normal"/>
    <w:autoRedefine/>
    <w:semiHidden/>
    <w:pPr>
      <w:ind w:left="1680"/>
    </w:pPr>
    <w:rPr>
      <w:rFonts w:ascii="Times New Roman" w:hAnsi="Times New Roman"/>
      <w:sz w:val="24"/>
      <w:szCs w:val="24"/>
      <w:lang w:val="en-GB"/>
    </w:rPr>
  </w:style>
  <w:style w:type="paragraph" w:styleId="TOC9">
    <w:name w:val="toc 9"/>
    <w:basedOn w:val="Normal"/>
    <w:next w:val="Normal"/>
    <w:autoRedefine/>
    <w:semiHidden/>
    <w:pPr>
      <w:ind w:left="1920"/>
    </w:pPr>
    <w:rPr>
      <w:rFonts w:ascii="Times New Roman" w:hAnsi="Times New Roman"/>
      <w:sz w:val="24"/>
      <w:szCs w:val="24"/>
      <w:lang w:val="en-GB"/>
    </w:rPr>
  </w:style>
  <w:style w:type="paragraph" w:styleId="BodyText3">
    <w:name w:val="Body Text 3"/>
    <w:basedOn w:val="Normal"/>
    <w:rPr>
      <w:rFonts w:ascii="Times New Roman" w:hAnsi="Times New Roman"/>
      <w:b/>
      <w:bCs/>
      <w:lang w:val="en-IE"/>
    </w:rPr>
  </w:style>
  <w:style w:type="paragraph" w:styleId="BodyText">
    <w:name w:val="Body Text"/>
    <w:basedOn w:val="Normal"/>
    <w:rPr>
      <w:rFonts w:ascii="Times New Roman" w:hAnsi="Times New Roman"/>
      <w:i/>
      <w:lang w:val="en-IE"/>
    </w:rPr>
  </w:style>
  <w:style w:type="paragraph" w:customStyle="1" w:styleId="Heading50">
    <w:name w:val="Heading5"/>
    <w:basedOn w:val="Heading40"/>
    <w:next w:val="Body"/>
    <w:pPr>
      <w:numPr>
        <w:ilvl w:val="4"/>
      </w:numPr>
    </w:pPr>
    <w:rPr>
      <w:sz w:val="22"/>
    </w:rPr>
  </w:style>
  <w:style w:type="character" w:styleId="Hyperlink">
    <w:name w:val="Hyperlink"/>
    <w:basedOn w:val="DefaultParagraphFont"/>
    <w:uiPriority w:val="99"/>
    <w:rPr>
      <w:color w:val="0000FF"/>
      <w:u w:val="single"/>
    </w:rPr>
  </w:style>
  <w:style w:type="paragraph" w:customStyle="1" w:styleId="Heading60">
    <w:name w:val="Heading6"/>
    <w:basedOn w:val="Heading50"/>
    <w:pPr>
      <w:numPr>
        <w:ilvl w:val="5"/>
      </w:numPr>
    </w:pPr>
    <w:rPr>
      <w:iCs/>
      <w:sz w:val="20"/>
    </w:rPr>
  </w:style>
  <w:style w:type="paragraph" w:customStyle="1" w:styleId="Appendix5">
    <w:name w:val="Appendix5"/>
    <w:basedOn w:val="Normal"/>
    <w:next w:val="Body"/>
    <w:pPr>
      <w:keepNext/>
      <w:numPr>
        <w:ilvl w:val="4"/>
        <w:numId w:val="3"/>
      </w:numPr>
      <w:tabs>
        <w:tab w:val="left" w:pos="900"/>
      </w:tabs>
      <w:spacing w:before="240" w:after="120"/>
      <w:outlineLvl w:val="3"/>
    </w:pPr>
    <w:rPr>
      <w:i/>
      <w:sz w:val="22"/>
    </w:rPr>
  </w:style>
  <w:style w:type="paragraph" w:customStyle="1" w:styleId="Appendix6">
    <w:name w:val="Appendix6"/>
    <w:basedOn w:val="Normal"/>
    <w:next w:val="Body"/>
    <w:pPr>
      <w:keepNext/>
      <w:numPr>
        <w:ilvl w:val="5"/>
        <w:numId w:val="4"/>
      </w:numPr>
      <w:tabs>
        <w:tab w:val="clear" w:pos="1152"/>
        <w:tab w:val="left" w:pos="900"/>
        <w:tab w:val="num" w:pos="1440"/>
      </w:tabs>
      <w:spacing w:before="240" w:after="120"/>
      <w:outlineLvl w:val="3"/>
    </w:pPr>
    <w:rPr>
      <w:i/>
      <w:iCs/>
    </w:rPr>
  </w:style>
  <w:style w:type="character" w:styleId="FollowedHyperlink">
    <w:name w:val="FollowedHyperlink"/>
    <w:basedOn w:val="DefaultParagraphFont"/>
    <w:rPr>
      <w:color w:val="800080"/>
      <w:u w:val="single"/>
    </w:rPr>
  </w:style>
  <w:style w:type="paragraph" w:styleId="NormalIndent">
    <w:name w:val="Normal Indent"/>
    <w:basedOn w:val="Normal"/>
    <w:pPr>
      <w:spacing w:before="60"/>
      <w:ind w:left="720"/>
    </w:pPr>
  </w:style>
  <w:style w:type="paragraph" w:styleId="List">
    <w:name w:val="List"/>
    <w:basedOn w:val="Normal"/>
    <w:pPr>
      <w:numPr>
        <w:numId w:val="6"/>
      </w:numPr>
      <w:spacing w:before="60"/>
    </w:pPr>
  </w:style>
  <w:style w:type="paragraph" w:styleId="BodyText2">
    <w:name w:val="Body Text 2"/>
    <w:basedOn w:val="Normal"/>
    <w:rPr>
      <w:b/>
    </w:rPr>
  </w:style>
  <w:style w:type="paragraph" w:customStyle="1" w:styleId="wfxRecipient">
    <w:name w:val="wfxRecipient"/>
    <w:basedOn w:val="Normal"/>
    <w:pPr>
      <w:spacing w:before="60"/>
    </w:pPr>
  </w:style>
  <w:style w:type="paragraph" w:styleId="BodyTextIndent">
    <w:name w:val="Body Text Indent"/>
    <w:basedOn w:val="Normal"/>
    <w:pPr>
      <w:spacing w:after="120"/>
      <w:ind w:left="1440"/>
    </w:pPr>
    <w:rPr>
      <w:rFonts w:ascii="Times New Roman" w:hAnsi="Times New Roman"/>
      <w:snapToGrid w:val="0"/>
      <w:sz w:val="22"/>
    </w:rPr>
  </w:style>
  <w:style w:type="paragraph" w:styleId="CommentText">
    <w:name w:val="annotation text"/>
    <w:basedOn w:val="Normal"/>
    <w:semiHidden/>
    <w:rPr>
      <w:rFonts w:ascii="Times New Roman" w:hAnsi="Times New Roman"/>
    </w:rPr>
  </w:style>
  <w:style w:type="paragraph" w:styleId="Footer">
    <w:name w:val="footer"/>
    <w:basedOn w:val="Normal"/>
    <w:link w:val="FooterChar"/>
    <w:uiPriority w:val="99"/>
    <w:pPr>
      <w:tabs>
        <w:tab w:val="center" w:pos="4320"/>
        <w:tab w:val="right" w:pos="8640"/>
      </w:tabs>
      <w:spacing w:before="60"/>
      <w:jc w:val="both"/>
    </w:pPr>
    <w:rPr>
      <w:rFonts w:ascii="Book Antiqua" w:hAnsi="Book Antiqua"/>
      <w:sz w:val="16"/>
      <w:lang w:val="en-GB"/>
    </w:rPr>
  </w:style>
  <w:style w:type="paragraph" w:customStyle="1" w:styleId="Code">
    <w:name w:val="Code"/>
    <w:basedOn w:val="Normal"/>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pPr>
    <w:rPr>
      <w:rFonts w:ascii="Courier New" w:hAnsi="Courier New" w:cs="Courier New"/>
      <w:color w:val="000000"/>
      <w:sz w:val="18"/>
      <w:szCs w:val="18"/>
    </w:rPr>
  </w:style>
  <w:style w:type="paragraph" w:styleId="List2">
    <w:name w:val="List 2"/>
    <w:basedOn w:val="Normal"/>
    <w:pPr>
      <w:spacing w:before="60"/>
      <w:ind w:left="720" w:hanging="360"/>
    </w:pPr>
  </w:style>
  <w:style w:type="paragraph" w:styleId="Header">
    <w:name w:val="header"/>
    <w:basedOn w:val="Normal"/>
    <w:pPr>
      <w:tabs>
        <w:tab w:val="center" w:pos="4320"/>
        <w:tab w:val="right" w:pos="8640"/>
      </w:tabs>
    </w:pPr>
    <w:rPr>
      <w:rFonts w:ascii="Times New Roman" w:hAnsi="Times New Roman"/>
      <w:lang w:val="en-IE"/>
    </w:rPr>
  </w:style>
  <w:style w:type="paragraph" w:customStyle="1" w:styleId="Bullet1">
    <w:name w:val="Bullet 1"/>
    <w:basedOn w:val="Normal"/>
    <w:pPr>
      <w:numPr>
        <w:numId w:val="8"/>
      </w:numPr>
      <w:spacing w:after="120" w:line="280" w:lineRule="exact"/>
    </w:pPr>
  </w:style>
  <w:style w:type="paragraph" w:customStyle="1" w:styleId="setoff">
    <w:name w:val="setoff"/>
    <w:basedOn w:val="Normal"/>
    <w:pPr>
      <w:spacing w:before="100" w:beforeAutospacing="1" w:after="100" w:afterAutospacing="1"/>
    </w:pPr>
    <w:rPr>
      <w:rFonts w:ascii="Times New Roman" w:hAnsi="Times New Roman"/>
      <w:sz w:val="24"/>
      <w:szCs w:val="24"/>
    </w:rPr>
  </w:style>
  <w:style w:type="character" w:customStyle="1" w:styleId="lead-in">
    <w:name w:val="lead-in"/>
    <w:basedOn w:val="DefaultParagraphFont"/>
  </w:style>
  <w:style w:type="paragraph" w:customStyle="1" w:styleId="Head1indarl">
    <w:name w:val="Head 1.ind.arl"/>
    <w:pPr>
      <w:keepNext/>
      <w:pageBreakBefore/>
      <w:numPr>
        <w:numId w:val="9"/>
      </w:numPr>
      <w:pBdr>
        <w:bottom w:val="double" w:sz="4" w:space="1" w:color="auto"/>
      </w:pBdr>
      <w:spacing w:before="240" w:after="120"/>
      <w:outlineLvl w:val="0"/>
    </w:pPr>
    <w:rPr>
      <w:rFonts w:ascii="Arial" w:hAnsi="Arial"/>
      <w:b/>
      <w:sz w:val="44"/>
    </w:rPr>
  </w:style>
  <w:style w:type="paragraph" w:customStyle="1" w:styleId="Head2indarl">
    <w:name w:val="Head 2.ind.arl"/>
    <w:basedOn w:val="Head1indarl"/>
    <w:pPr>
      <w:pageBreakBefore w:val="0"/>
      <w:numPr>
        <w:ilvl w:val="1"/>
      </w:numPr>
      <w:pBdr>
        <w:bottom w:val="none" w:sz="0" w:space="0" w:color="auto"/>
      </w:pBdr>
      <w:outlineLvl w:val="1"/>
    </w:pPr>
    <w:rPr>
      <w:b w:val="0"/>
      <w:sz w:val="32"/>
    </w:rPr>
  </w:style>
  <w:style w:type="paragraph" w:customStyle="1" w:styleId="Head4indarl">
    <w:name w:val="Head 4.ind.arl"/>
    <w:basedOn w:val="Head1indarl"/>
    <w:pPr>
      <w:pageBreakBefore w:val="0"/>
      <w:numPr>
        <w:ilvl w:val="3"/>
      </w:numPr>
      <w:pBdr>
        <w:bottom w:val="none" w:sz="0" w:space="0" w:color="auto"/>
      </w:pBdr>
      <w:tabs>
        <w:tab w:val="left" w:pos="900"/>
      </w:tabs>
      <w:outlineLvl w:val="3"/>
    </w:pPr>
    <w:rPr>
      <w:b w:val="0"/>
      <w:i/>
      <w:sz w:val="24"/>
    </w:rPr>
  </w:style>
  <w:style w:type="paragraph" w:customStyle="1" w:styleId="BodyChar">
    <w:name w:val="Body Char"/>
    <w:pPr>
      <w:tabs>
        <w:tab w:val="left" w:pos="7920"/>
      </w:tabs>
      <w:spacing w:after="120" w:line="280" w:lineRule="exact"/>
    </w:pPr>
    <w:rPr>
      <w:rFonts w:ascii="Arial" w:hAnsi="Arial"/>
    </w:rPr>
  </w:style>
  <w:style w:type="paragraph" w:styleId="DocumentMap">
    <w:name w:val="Document Map"/>
    <w:basedOn w:val="Normal"/>
    <w:semiHidden/>
    <w:rsid w:val="00432EB6"/>
    <w:pPr>
      <w:shd w:val="clear" w:color="auto" w:fill="000080"/>
    </w:pPr>
    <w:rPr>
      <w:rFonts w:ascii="Tahoma" w:hAnsi="Tahoma" w:cs="Tahoma"/>
    </w:rPr>
  </w:style>
  <w:style w:type="paragraph" w:styleId="BalloonText">
    <w:name w:val="Balloon Text"/>
    <w:basedOn w:val="Normal"/>
    <w:semiHidden/>
    <w:rsid w:val="005C67A4"/>
    <w:rPr>
      <w:rFonts w:ascii="Tahoma" w:hAnsi="Tahoma" w:cs="Tahoma"/>
      <w:sz w:val="16"/>
      <w:szCs w:val="16"/>
    </w:rPr>
  </w:style>
  <w:style w:type="character" w:styleId="PageNumber">
    <w:name w:val="page number"/>
    <w:basedOn w:val="DefaultParagraphFont"/>
    <w:rsid w:val="005A762E"/>
  </w:style>
  <w:style w:type="paragraph" w:customStyle="1" w:styleId="GuidanceText">
    <w:name w:val="Guidance Text"/>
    <w:basedOn w:val="Normal"/>
    <w:link w:val="GuidanceTextChar"/>
    <w:rsid w:val="00EF234E"/>
    <w:rPr>
      <w:i/>
      <w:color w:val="0000FF"/>
      <w:sz w:val="24"/>
      <w:szCs w:val="24"/>
    </w:rPr>
  </w:style>
  <w:style w:type="character" w:styleId="CommentReference">
    <w:name w:val="annotation reference"/>
    <w:basedOn w:val="DefaultParagraphFont"/>
    <w:semiHidden/>
    <w:rsid w:val="003C4BDC"/>
    <w:rPr>
      <w:sz w:val="16"/>
      <w:szCs w:val="16"/>
    </w:rPr>
  </w:style>
  <w:style w:type="paragraph" w:styleId="CommentSubject">
    <w:name w:val="annotation subject"/>
    <w:basedOn w:val="CommentText"/>
    <w:next w:val="CommentText"/>
    <w:semiHidden/>
    <w:rsid w:val="003C4BDC"/>
    <w:rPr>
      <w:rFonts w:ascii="Arial" w:hAnsi="Arial"/>
      <w:b/>
      <w:bCs/>
    </w:rPr>
  </w:style>
  <w:style w:type="character" w:customStyle="1" w:styleId="GuidanceTextChar">
    <w:name w:val="Guidance Text Char"/>
    <w:basedOn w:val="DefaultParagraphFont"/>
    <w:link w:val="GuidanceText"/>
    <w:rsid w:val="005B666B"/>
    <w:rPr>
      <w:rFonts w:ascii="Arial" w:hAnsi="Arial"/>
      <w:i/>
      <w:color w:val="0000FF"/>
      <w:sz w:val="24"/>
      <w:szCs w:val="24"/>
      <w:lang w:val="en-US" w:eastAsia="en-US" w:bidi="ar-SA"/>
    </w:rPr>
  </w:style>
  <w:style w:type="character" w:customStyle="1" w:styleId="Heading1Char">
    <w:name w:val="Heading 1 Char"/>
    <w:basedOn w:val="DefaultParagraphFont"/>
    <w:link w:val="heading10"/>
    <w:rsid w:val="0091321C"/>
    <w:rPr>
      <w:rFonts w:ascii="Arial" w:hAnsi="Arial"/>
      <w:b/>
      <w:sz w:val="44"/>
      <w:lang w:val="en-US" w:eastAsia="en-US" w:bidi="ar-SA"/>
    </w:rPr>
  </w:style>
  <w:style w:type="character" w:customStyle="1" w:styleId="Heading2Char">
    <w:name w:val="Heading 2 Char"/>
    <w:basedOn w:val="Heading1Char"/>
    <w:link w:val="heading20"/>
    <w:rsid w:val="00A40FF6"/>
    <w:rPr>
      <w:rFonts w:ascii="Arial" w:hAnsi="Arial"/>
      <w:b/>
      <w:sz w:val="32"/>
      <w:lang w:val="en-US" w:eastAsia="en-US" w:bidi="ar-SA"/>
    </w:rPr>
  </w:style>
  <w:style w:type="table" w:styleId="TableGrid">
    <w:name w:val="Table Grid"/>
    <w:basedOn w:val="TableNormal"/>
    <w:rsid w:val="00DD6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
    <w:name w:val="Bulleted"/>
    <w:basedOn w:val="Normal"/>
    <w:rsid w:val="0093449D"/>
    <w:pPr>
      <w:numPr>
        <w:numId w:val="19"/>
      </w:numPr>
    </w:pPr>
  </w:style>
  <w:style w:type="character" w:styleId="PlaceholderText">
    <w:name w:val="Placeholder Text"/>
    <w:basedOn w:val="DefaultParagraphFont"/>
    <w:uiPriority w:val="99"/>
    <w:semiHidden/>
    <w:rsid w:val="00334278"/>
    <w:rPr>
      <w:color w:val="808080"/>
    </w:rPr>
  </w:style>
  <w:style w:type="paragraph" w:styleId="Title">
    <w:name w:val="Title"/>
    <w:basedOn w:val="Normal"/>
    <w:next w:val="Normal"/>
    <w:link w:val="TitleChar"/>
    <w:qFormat/>
    <w:rsid w:val="003342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34278"/>
    <w:rPr>
      <w:rFonts w:asciiTheme="majorHAnsi" w:eastAsiaTheme="majorEastAsia" w:hAnsiTheme="majorHAnsi" w:cstheme="majorBidi"/>
      <w:spacing w:val="-10"/>
      <w:kern w:val="28"/>
      <w:sz w:val="56"/>
      <w:szCs w:val="56"/>
    </w:rPr>
  </w:style>
  <w:style w:type="character" w:customStyle="1" w:styleId="FooterChar">
    <w:name w:val="Footer Char"/>
    <w:basedOn w:val="DefaultParagraphFont"/>
    <w:link w:val="Footer"/>
    <w:uiPriority w:val="99"/>
    <w:rsid w:val="00596AC5"/>
    <w:rPr>
      <w:rFonts w:ascii="Book Antiqua" w:hAnsi="Book Antiqua"/>
      <w:sz w:val="16"/>
      <w:lang w:val="en-GB"/>
    </w:rPr>
  </w:style>
  <w:style w:type="paragraph" w:styleId="Subtitle">
    <w:name w:val="Subtitle"/>
    <w:basedOn w:val="Normal"/>
    <w:next w:val="Normal"/>
    <w:link w:val="SubtitleChar"/>
    <w:qFormat/>
    <w:rsid w:val="00596AC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96AC5"/>
    <w:rPr>
      <w:rFonts w:asciiTheme="minorHAnsi" w:eastAsiaTheme="minorEastAsia" w:hAnsiTheme="minorHAnsi" w:cstheme="minorBidi"/>
      <w:color w:val="5A5A5A" w:themeColor="text1" w:themeTint="A5"/>
      <w:spacing w:val="15"/>
      <w:sz w:val="22"/>
      <w:szCs w:val="22"/>
    </w:rPr>
  </w:style>
  <w:style w:type="paragraph" w:styleId="FootnoteText">
    <w:name w:val="footnote text"/>
    <w:basedOn w:val="Normal"/>
    <w:link w:val="FootnoteTextChar"/>
    <w:rsid w:val="00855188"/>
  </w:style>
  <w:style w:type="character" w:customStyle="1" w:styleId="FootnoteTextChar">
    <w:name w:val="Footnote Text Char"/>
    <w:basedOn w:val="DefaultParagraphFont"/>
    <w:link w:val="FootnoteText"/>
    <w:rsid w:val="00855188"/>
    <w:rPr>
      <w:rFonts w:ascii="Arial" w:hAnsi="Arial"/>
    </w:rPr>
  </w:style>
  <w:style w:type="character" w:styleId="FootnoteReference">
    <w:name w:val="footnote reference"/>
    <w:basedOn w:val="DefaultParagraphFont"/>
    <w:rsid w:val="00855188"/>
    <w:rPr>
      <w:vertAlign w:val="superscript"/>
    </w:rPr>
  </w:style>
  <w:style w:type="character" w:styleId="Strong">
    <w:name w:val="Strong"/>
    <w:basedOn w:val="DefaultParagraphFont"/>
    <w:uiPriority w:val="22"/>
    <w:qFormat/>
    <w:rsid w:val="00780634"/>
    <w:rPr>
      <w:b/>
      <w:bCs/>
    </w:rPr>
  </w:style>
  <w:style w:type="paragraph" w:styleId="NormalWeb">
    <w:name w:val="Normal (Web)"/>
    <w:basedOn w:val="Normal"/>
    <w:uiPriority w:val="99"/>
    <w:unhideWhenUsed/>
    <w:rsid w:val="00780634"/>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780634"/>
    <w:rPr>
      <w:rFonts w:ascii="Courier New" w:eastAsia="Times New Roman" w:hAnsi="Courier New" w:cs="Courier New"/>
      <w:sz w:val="20"/>
      <w:szCs w:val="20"/>
    </w:rPr>
  </w:style>
  <w:style w:type="character" w:customStyle="1" w:styleId="ui-provider">
    <w:name w:val="ui-provider"/>
    <w:basedOn w:val="DefaultParagraphFont"/>
    <w:rsid w:val="001906BF"/>
  </w:style>
  <w:style w:type="character" w:styleId="UnresolvedMention">
    <w:name w:val="Unresolved Mention"/>
    <w:basedOn w:val="DefaultParagraphFont"/>
    <w:uiPriority w:val="99"/>
    <w:semiHidden/>
    <w:unhideWhenUsed/>
    <w:rsid w:val="00C32464"/>
    <w:rPr>
      <w:color w:val="605E5C"/>
      <w:shd w:val="clear" w:color="auto" w:fill="E1DFDD"/>
    </w:rPr>
  </w:style>
  <w:style w:type="paragraph" w:styleId="ListParagraph">
    <w:name w:val="List Paragraph"/>
    <w:basedOn w:val="Normal"/>
    <w:uiPriority w:val="34"/>
    <w:qFormat/>
    <w:rsid w:val="00673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613380">
      <w:bodyDiv w:val="1"/>
      <w:marLeft w:val="0"/>
      <w:marRight w:val="0"/>
      <w:marTop w:val="0"/>
      <w:marBottom w:val="0"/>
      <w:divBdr>
        <w:top w:val="none" w:sz="0" w:space="0" w:color="auto"/>
        <w:left w:val="none" w:sz="0" w:space="0" w:color="auto"/>
        <w:bottom w:val="none" w:sz="0" w:space="0" w:color="auto"/>
        <w:right w:val="none" w:sz="0" w:space="0" w:color="auto"/>
      </w:divBdr>
    </w:div>
    <w:div w:id="130673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learn.microsoft.com/en-us/azure/azure-monitor/app/app-insights-overview?tabs=net" TargetMode="External"/><Relationship Id="rId42"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wacourts.sharepoint.com/:w:/r/teams/AOCIntegrationPlatformTeamProject/Shared%20Documents/General/Functional%20Specification%20%E2%80%93%20External%20API.docx?d=wbae1269753c84c69a26ebfd43e8ad20a&amp;csf=1&amp;web=1&amp;e=qc2hYJ" TargetMode="External"/><Relationship Id="rId38" Type="http://schemas.openxmlformats.org/officeDocument/2006/relationships/footer" Target="footer4.xml"/><Relationship Id="Ra7d0ec457d4349fa"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6.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learn.microsoft.com/en-us/azure/azure-app-configuration/"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package" Target="embeddings/Microsoft_Visio_Drawing1.vsdx"/><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package" Target="embeddings/Microsoft_Visio_Drawing.vsdx"/><Relationship Id="rId30" Type="http://schemas.openxmlformats.org/officeDocument/2006/relationships/image" Target="media/image13.emf"/><Relationship Id="rId35" Type="http://schemas.openxmlformats.org/officeDocument/2006/relationships/hyperlink" Target="https://learn.microsoft.com/en-us/azure/key-vault/" TargetMode="External"/><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aspnet/core/security/key-vault-configuration?view=aspnetcore-6.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yarani.jesudass\Desktop\WashintonAOC\Documents\New%20folder\Technical%20Specification%20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58303FEC90492EB3C8738E1FF52952"/>
        <w:category>
          <w:name w:val="General"/>
          <w:gallery w:val="placeholder"/>
        </w:category>
        <w:types>
          <w:type w:val="bbPlcHdr"/>
        </w:types>
        <w:behaviors>
          <w:behavior w:val="content"/>
        </w:behaviors>
        <w:guid w:val="{AEC2154E-6EA5-45AC-9661-083E9FEBD2C2}"/>
      </w:docPartPr>
      <w:docPartBody>
        <w:p w:rsidR="00355357" w:rsidRDefault="00F1469B">
          <w:pPr>
            <w:pStyle w:val="EE58303FEC90492EB3C8738E1FF52952"/>
          </w:pPr>
          <w:r w:rsidRPr="0026461F">
            <w:rPr>
              <w:rStyle w:val="PlaceholderText"/>
            </w:rPr>
            <w:t>[Company]</w:t>
          </w:r>
        </w:p>
      </w:docPartBody>
    </w:docPart>
    <w:docPart>
      <w:docPartPr>
        <w:name w:val="8EBA427335694B74A86E599459A2458E"/>
        <w:category>
          <w:name w:val="General"/>
          <w:gallery w:val="placeholder"/>
        </w:category>
        <w:types>
          <w:type w:val="bbPlcHdr"/>
        </w:types>
        <w:behaviors>
          <w:behavior w:val="content"/>
        </w:behaviors>
        <w:guid w:val="{AD6565FE-73A8-4F1F-B173-0DE96EF386DF}"/>
      </w:docPartPr>
      <w:docPartBody>
        <w:p w:rsidR="00355357" w:rsidRDefault="00F1469B">
          <w:pPr>
            <w:pStyle w:val="8EBA427335694B74A86E599459A2458E"/>
          </w:pPr>
          <w:r w:rsidRPr="0026461F">
            <w:rPr>
              <w:rStyle w:val="PlaceholderText"/>
            </w:rPr>
            <w:t>[Subject]</w:t>
          </w:r>
        </w:p>
      </w:docPartBody>
    </w:docPart>
    <w:docPart>
      <w:docPartPr>
        <w:name w:val="762844DF319C45B3BC7901CEDEFAA1A7"/>
        <w:category>
          <w:name w:val="General"/>
          <w:gallery w:val="placeholder"/>
        </w:category>
        <w:types>
          <w:type w:val="bbPlcHdr"/>
        </w:types>
        <w:behaviors>
          <w:behavior w:val="content"/>
        </w:behaviors>
        <w:guid w:val="{AF6AB665-6FFB-43F9-AFD9-40F20AB12A4A}"/>
      </w:docPartPr>
      <w:docPartBody>
        <w:p w:rsidR="00355357" w:rsidRDefault="00F1469B">
          <w:pPr>
            <w:pStyle w:val="762844DF319C45B3BC7901CEDEFAA1A7"/>
          </w:pPr>
          <w:r w:rsidRPr="00F01AA5">
            <w:rPr>
              <w:rStyle w:val="PlaceholderText"/>
            </w:rPr>
            <w:t>[Title]</w:t>
          </w:r>
        </w:p>
      </w:docPartBody>
    </w:docPart>
    <w:docPart>
      <w:docPartPr>
        <w:name w:val="FA0E4620AC494B96AB12CF7BF1ACB93A"/>
        <w:category>
          <w:name w:val="General"/>
          <w:gallery w:val="placeholder"/>
        </w:category>
        <w:types>
          <w:type w:val="bbPlcHdr"/>
        </w:types>
        <w:behaviors>
          <w:behavior w:val="content"/>
        </w:behaviors>
        <w:guid w:val="{F7F79F29-6F13-4D4E-9CDB-7B699CCA891A}"/>
      </w:docPartPr>
      <w:docPartBody>
        <w:p w:rsidR="00355357" w:rsidRDefault="00F1469B">
          <w:pPr>
            <w:pStyle w:val="FA0E4620AC494B96AB12CF7BF1ACB93A"/>
          </w:pPr>
          <w:r w:rsidRPr="00F01AA5">
            <w:rPr>
              <w:rStyle w:val="PlaceholderText"/>
            </w:rPr>
            <w:t>[Author]</w:t>
          </w:r>
        </w:p>
      </w:docPartBody>
    </w:docPart>
    <w:docPart>
      <w:docPartPr>
        <w:name w:val="657733C8F5D14614BE55E6FDCB7D4282"/>
        <w:category>
          <w:name w:val="General"/>
          <w:gallery w:val="placeholder"/>
        </w:category>
        <w:types>
          <w:type w:val="bbPlcHdr"/>
        </w:types>
        <w:behaviors>
          <w:behavior w:val="content"/>
        </w:behaviors>
        <w:guid w:val="{82B08C86-C907-43FB-ABBA-7D759730F9D8}"/>
      </w:docPartPr>
      <w:docPartBody>
        <w:p w:rsidR="00355357" w:rsidRDefault="00F1469B">
          <w:pPr>
            <w:pStyle w:val="657733C8F5D14614BE55E6FDCB7D4282"/>
          </w:pPr>
          <w:r w:rsidRPr="00AF2532">
            <w:rPr>
              <w:rStyle w:val="PlaceholderText"/>
            </w:rPr>
            <w:t>[Subject]</w:t>
          </w:r>
        </w:p>
      </w:docPartBody>
    </w:docPart>
    <w:docPart>
      <w:docPartPr>
        <w:name w:val="85E19E1014A147BA9A009FCFE2697768"/>
        <w:category>
          <w:name w:val="General"/>
          <w:gallery w:val="placeholder"/>
        </w:category>
        <w:types>
          <w:type w:val="bbPlcHdr"/>
        </w:types>
        <w:behaviors>
          <w:behavior w:val="content"/>
        </w:behaviors>
        <w:guid w:val="{DBE54BB3-5120-4FF6-9751-9525598EC8DB}"/>
      </w:docPartPr>
      <w:docPartBody>
        <w:p w:rsidR="00355357" w:rsidRDefault="00F1469B">
          <w:pPr>
            <w:pStyle w:val="85E19E1014A147BA9A009FCFE2697768"/>
          </w:pPr>
          <w:r w:rsidRPr="00AF2532">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51A"/>
    <w:rsid w:val="000F6322"/>
    <w:rsid w:val="0021544B"/>
    <w:rsid w:val="00330B80"/>
    <w:rsid w:val="00355357"/>
    <w:rsid w:val="00452C6C"/>
    <w:rsid w:val="004A6B80"/>
    <w:rsid w:val="004F7935"/>
    <w:rsid w:val="005757B2"/>
    <w:rsid w:val="00686E6E"/>
    <w:rsid w:val="006B66E0"/>
    <w:rsid w:val="006D1C8C"/>
    <w:rsid w:val="00786BF6"/>
    <w:rsid w:val="007A29CC"/>
    <w:rsid w:val="007B6379"/>
    <w:rsid w:val="007E090E"/>
    <w:rsid w:val="007F6AC7"/>
    <w:rsid w:val="008D6190"/>
    <w:rsid w:val="009511EE"/>
    <w:rsid w:val="00C11BC9"/>
    <w:rsid w:val="00C12647"/>
    <w:rsid w:val="00C6533A"/>
    <w:rsid w:val="00CA451A"/>
    <w:rsid w:val="00D42627"/>
    <w:rsid w:val="00E86FD2"/>
    <w:rsid w:val="00F1469B"/>
    <w:rsid w:val="00FC3ED5"/>
    <w:rsid w:val="00FD6205"/>
    <w:rsid w:val="00FF2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E58303FEC90492EB3C8738E1FF52952">
    <w:name w:val="EE58303FEC90492EB3C8738E1FF52952"/>
  </w:style>
  <w:style w:type="paragraph" w:customStyle="1" w:styleId="8EBA427335694B74A86E599459A2458E">
    <w:name w:val="8EBA427335694B74A86E599459A2458E"/>
  </w:style>
  <w:style w:type="paragraph" w:customStyle="1" w:styleId="762844DF319C45B3BC7901CEDEFAA1A7">
    <w:name w:val="762844DF319C45B3BC7901CEDEFAA1A7"/>
  </w:style>
  <w:style w:type="paragraph" w:customStyle="1" w:styleId="FA0E4620AC494B96AB12CF7BF1ACB93A">
    <w:name w:val="FA0E4620AC494B96AB12CF7BF1ACB93A"/>
  </w:style>
  <w:style w:type="paragraph" w:customStyle="1" w:styleId="657733C8F5D14614BE55E6FDCB7D4282">
    <w:name w:val="657733C8F5D14614BE55E6FDCB7D4282"/>
  </w:style>
  <w:style w:type="paragraph" w:customStyle="1" w:styleId="85E19E1014A147BA9A009FCFE2697768">
    <w:name w:val="85E19E1014A147BA9A009FCFE26977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06667b6-1f3d-4610-aa35-fe5c21d00f84">
      <UserInfo>
        <DisplayName>Robert Brodie</DisplayName>
        <AccountId>20</AccountId>
        <AccountType/>
      </UserInfo>
    </SharedWithUsers>
    <lcf76f155ced4ddcb4097134ff3c332f xmlns="e95e1510-88d5-4bea-8b65-59ce8f257003">
      <Terms xmlns="http://schemas.microsoft.com/office/infopath/2007/PartnerControls"/>
    </lcf76f155ced4ddcb4097134ff3c332f>
    <TaxCatchAll xmlns="306667b6-1f3d-4610-aa35-fe5c21d00f8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D17ECF5686D3408DDEFEE4BD6833F3" ma:contentTypeVersion="14" ma:contentTypeDescription="Create a new document." ma:contentTypeScope="" ma:versionID="fbadcdccc91d00b9e983e666d2dd0e4d">
  <xsd:schema xmlns:xsd="http://www.w3.org/2001/XMLSchema" xmlns:xs="http://www.w3.org/2001/XMLSchema" xmlns:p="http://schemas.microsoft.com/office/2006/metadata/properties" xmlns:ns2="e95e1510-88d5-4bea-8b65-59ce8f257003" xmlns:ns3="306667b6-1f3d-4610-aa35-fe5c21d00f84" targetNamespace="http://schemas.microsoft.com/office/2006/metadata/properties" ma:root="true" ma:fieldsID="067f83eadc38ceefdf10bf8aea527b16" ns2:_="" ns3:_="">
    <xsd:import namespace="e95e1510-88d5-4bea-8b65-59ce8f257003"/>
    <xsd:import namespace="306667b6-1f3d-4610-aa35-fe5c21d00f8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5e1510-88d5-4bea-8b65-59ce8f2570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1859518-ffff-41d3-a443-6eff22a0a971"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6667b6-1f3d-4610-aa35-fe5c21d00f8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a9eedb7-3163-44da-8045-19ef8ced86f8}" ma:internalName="TaxCatchAll" ma:showField="CatchAllData" ma:web="306667b6-1f3d-4610-aa35-fe5c21d00f8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E2DDE1-124A-4002-8FE2-5E6AC8B4C026}">
  <ds:schemaRefs>
    <ds:schemaRef ds:uri="http://schemas.microsoft.com/sharepoint/v3/contenttype/forms"/>
  </ds:schemaRefs>
</ds:datastoreItem>
</file>

<file path=customXml/itemProps2.xml><?xml version="1.0" encoding="utf-8"?>
<ds:datastoreItem xmlns:ds="http://schemas.openxmlformats.org/officeDocument/2006/customXml" ds:itemID="{D7645ABC-3C65-4863-AA9A-A20ECE3DC801}">
  <ds:schemaRefs>
    <ds:schemaRef ds:uri="http://schemas.openxmlformats.org/package/2006/metadata/core-properties"/>
    <ds:schemaRef ds:uri="http://schemas.microsoft.com/office/infopath/2007/PartnerControls"/>
    <ds:schemaRef ds:uri="http://purl.org/dc/terms/"/>
    <ds:schemaRef ds:uri="http://schemas.microsoft.com/office/2006/documentManagement/types"/>
    <ds:schemaRef ds:uri="49358602-6676-40e7-b280-e50aa01823c6"/>
    <ds:schemaRef ds:uri="http://purl.org/dc/elements/1.1/"/>
    <ds:schemaRef ds:uri="http://schemas.microsoft.com/office/2006/metadata/properties"/>
    <ds:schemaRef ds:uri="6894c56a-ff01-47bc-91b1-7a83d24b6909"/>
    <ds:schemaRef ds:uri="http://www.w3.org/XML/1998/namespace"/>
    <ds:schemaRef ds:uri="http://purl.org/dc/dcmitype/"/>
  </ds:schemaRefs>
</ds:datastoreItem>
</file>

<file path=customXml/itemProps3.xml><?xml version="1.0" encoding="utf-8"?>
<ds:datastoreItem xmlns:ds="http://schemas.openxmlformats.org/officeDocument/2006/customXml" ds:itemID="{50F5D55C-4D02-4915-B1B6-C14AEDECCEFF}"/>
</file>

<file path=docProps/app.xml><?xml version="1.0" encoding="utf-8"?>
<Properties xmlns="http://schemas.openxmlformats.org/officeDocument/2006/extended-properties" xmlns:vt="http://schemas.openxmlformats.org/officeDocument/2006/docPropsVTypes">
  <Template>Technical Specification Template (2)</Template>
  <TotalTime>38</TotalTime>
  <Pages>34</Pages>
  <Words>5535</Words>
  <Characters>31553</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Technical Specification – External API</vt:lpstr>
    </vt:vector>
  </TitlesOfParts>
  <Company>Administrative Office of the Courts</Company>
  <LinksUpToDate>false</LinksUpToDate>
  <CharactersWithSpaces>37014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Specification – External API</dc:title>
  <dc:subject>External API Administrator’s Portal</dc:subject>
  <dc:creator>Gibson, Scott, Amiya Ranjan, Sahayarani Jesudass</dc:creator>
  <cp:keywords>SDLC TSpec</cp:keywords>
  <cp:lastModifiedBy>Gibson, Scott</cp:lastModifiedBy>
  <cp:revision>104</cp:revision>
  <cp:lastPrinted>2005-04-05T19:00:00Z</cp:lastPrinted>
  <dcterms:created xsi:type="dcterms:W3CDTF">2024-06-13T21:25:00Z</dcterms:created>
  <dcterms:modified xsi:type="dcterms:W3CDTF">2024-06-20T16:12:00Z</dcterms:modified>
  <cp:category>Design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02-Planning</vt:lpwstr>
  </property>
  <property fmtid="{D5CDD505-2E9C-101B-9397-08002B2CF9AE}" pid="3" name="Modified">
    <vt:lpwstr>2003-01-18T03:05:16Z</vt:lpwstr>
  </property>
  <property fmtid="{D5CDD505-2E9C-101B-9397-08002B2CF9AE}" pid="4" name="Version">
    <vt:lpwstr>3.0</vt:lpwstr>
  </property>
  <property fmtid="{D5CDD505-2E9C-101B-9397-08002B2CF9AE}" pid="5" name="ContentTypeId">
    <vt:lpwstr>0x01010065D17ECF5686D3408DDEFEE4BD6833F3</vt:lpwstr>
  </property>
  <property fmtid="{D5CDD505-2E9C-101B-9397-08002B2CF9AE}" pid="6" name="MSIP_Label_0ad125fd-b02c-4ac4-ab8b-bf58f07304fb_Enabled">
    <vt:lpwstr>true</vt:lpwstr>
  </property>
  <property fmtid="{D5CDD505-2E9C-101B-9397-08002B2CF9AE}" pid="7" name="MSIP_Label_0ad125fd-b02c-4ac4-ab8b-bf58f07304fb_SetDate">
    <vt:lpwstr>2022-06-15T17:43:21Z</vt:lpwstr>
  </property>
  <property fmtid="{D5CDD505-2E9C-101B-9397-08002B2CF9AE}" pid="8" name="MSIP_Label_0ad125fd-b02c-4ac4-ab8b-bf58f07304fb_Method">
    <vt:lpwstr>Privileged</vt:lpwstr>
  </property>
  <property fmtid="{D5CDD505-2E9C-101B-9397-08002B2CF9AE}" pid="9" name="MSIP_Label_0ad125fd-b02c-4ac4-ab8b-bf58f07304fb_Name">
    <vt:lpwstr>Public</vt:lpwstr>
  </property>
  <property fmtid="{D5CDD505-2E9C-101B-9397-08002B2CF9AE}" pid="10" name="MSIP_Label_0ad125fd-b02c-4ac4-ab8b-bf58f07304fb_SiteId">
    <vt:lpwstr>8058c28f-28eb-4fb0-bfe6-7d1cdd5e20f0</vt:lpwstr>
  </property>
  <property fmtid="{D5CDD505-2E9C-101B-9397-08002B2CF9AE}" pid="11" name="MSIP_Label_0ad125fd-b02c-4ac4-ab8b-bf58f07304fb_ActionId">
    <vt:lpwstr>828494f4-ce85-4bb2-9d89-419300939304</vt:lpwstr>
  </property>
  <property fmtid="{D5CDD505-2E9C-101B-9397-08002B2CF9AE}" pid="12" name="MSIP_Label_0ad125fd-b02c-4ac4-ab8b-bf58f07304fb_ContentBits">
    <vt:lpwstr>0</vt:lpwstr>
  </property>
  <property fmtid="{D5CDD505-2E9C-101B-9397-08002B2CF9AE}" pid="13" name="_dlc_DocIdItemGuid">
    <vt:lpwstr>bbe8df8b-cbdd-4354-9fd6-51d1777cb0b8</vt:lpwstr>
  </property>
  <property fmtid="{D5CDD505-2E9C-101B-9397-08002B2CF9AE}" pid="14" name="MediaServiceImageTags">
    <vt:lpwstr/>
  </property>
</Properties>
</file>